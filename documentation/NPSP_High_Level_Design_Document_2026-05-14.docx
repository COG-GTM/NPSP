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00547104" w:rsidP="00547104" w:rsidRDefault="00547104" w14:paraId="69FD25E4" w14:textId="038FE2C9">
      <w:pPr>
        <w:jc w:val="center"/>
      </w:pPr>
      <w:r>
        <w:br/>
      </w:r>
    </w:p>
    <w:p w:rsidR="4E5C14E0" w:rsidP="4E5C14E0" w:rsidRDefault="4E5C14E0" w14:paraId="3784B6A1" w14:textId="17EF038A">
      <w:pPr>
        <w:jc w:val="center"/>
      </w:pPr>
    </w:p>
    <w:p w:rsidR="00547104" w:rsidP="00547104" w:rsidRDefault="00547104" w14:paraId="2F2A98AC" w14:textId="77777777">
      <w:pPr>
        <w:jc w:val="center"/>
      </w:pPr>
    </w:p>
    <w:p w:rsidR="00547104" w:rsidP="00547104" w:rsidRDefault="00547104" w14:paraId="127468E7" w14:textId="77777777">
      <w:pPr>
        <w:jc w:val="center"/>
      </w:pPr>
    </w:p>
    <w:p w:rsidR="00547104" w:rsidP="00547104" w:rsidRDefault="00547104" w14:paraId="70584A45" w14:textId="77777777">
      <w:pPr>
        <w:jc w:val="center"/>
      </w:pPr>
    </w:p>
    <w:p w:rsidR="00547104" w:rsidP="00547104" w:rsidRDefault="00547104" w14:paraId="0386DCC8" w14:textId="77777777">
      <w:pPr>
        <w:jc w:val="center"/>
      </w:pPr>
    </w:p>
    <w:p w:rsidR="00547104" w:rsidP="00547104" w:rsidRDefault="00547104" w14:paraId="0804436B" w14:textId="77777777">
      <w:pPr>
        <w:jc w:val="center"/>
      </w:pPr>
    </w:p>
    <w:p w:rsidR="005640DB" w:rsidP="00547104" w:rsidRDefault="00547104" w14:paraId="5957B320" w14:textId="77777777">
      <w:pPr>
        <w:jc w:val="center"/>
        <w:rPr>
          <w:b/>
          <w:bCs/>
          <w:color w:val="0070C0"/>
          <w:sz w:val="52"/>
          <w:szCs w:val="52"/>
        </w:rPr>
      </w:pPr>
      <w:r w:rsidRPr="00547104">
        <w:rPr>
          <w:b/>
          <w:bCs/>
          <w:color w:val="0070C0"/>
          <w:sz w:val="52"/>
          <w:szCs w:val="52"/>
        </w:rPr>
        <w:t>Salesforce High Level Design Document</w:t>
      </w:r>
    </w:p>
    <w:p w:rsidRPr="005640DB" w:rsidR="00547104" w:rsidP="00547104" w:rsidRDefault="06BDF668" w14:paraId="4815C695" w14:textId="27F1D3A0">
      <w:pPr>
        <w:jc w:val="center"/>
        <w:rPr>
          <w:b/>
          <w:bCs/>
          <w:color w:val="FFC000"/>
          <w:sz w:val="52"/>
          <w:szCs w:val="52"/>
        </w:rPr>
      </w:pPr>
      <w:r w:rsidRPr="7F3C07F7">
        <w:rPr>
          <w:b/>
          <w:bCs/>
          <w:color w:val="943634" w:themeColor="accent2" w:themeShade="BF"/>
          <w:sz w:val="52"/>
          <w:szCs w:val="52"/>
        </w:rPr>
        <w:t>Nonprofit Success Pack (NPSP)</w:t>
      </w:r>
      <w:r w:rsidRPr="7F3C07F7" w:rsidR="0AD07114">
        <w:rPr>
          <w:b/>
          <w:bCs/>
          <w:color w:val="FFC000"/>
          <w:sz w:val="52"/>
          <w:szCs w:val="52"/>
        </w:rPr>
        <w:t xml:space="preserve"> </w:t>
      </w:r>
    </w:p>
    <w:p w:rsidR="00547104" w:rsidP="00547104" w:rsidRDefault="00547104" w14:paraId="148F1A8C" w14:textId="77777777">
      <w:pPr>
        <w:jc w:val="center"/>
      </w:pPr>
    </w:p>
    <w:p w:rsidR="00547104" w:rsidP="00547104" w:rsidRDefault="00547104" w14:paraId="511620A7" w14:textId="77777777">
      <w:pPr>
        <w:jc w:val="center"/>
      </w:pPr>
    </w:p>
    <w:p w:rsidR="00547104" w:rsidP="00547104" w:rsidRDefault="00547104" w14:paraId="793E3495" w14:textId="77777777">
      <w:pPr>
        <w:jc w:val="center"/>
      </w:pPr>
    </w:p>
    <w:p w:rsidR="00547104" w:rsidP="00547104" w:rsidRDefault="00547104" w14:paraId="1E713456" w14:textId="77777777">
      <w:pPr>
        <w:jc w:val="center"/>
      </w:pPr>
    </w:p>
    <w:p w:rsidR="00547104" w:rsidP="00547104" w:rsidRDefault="00547104" w14:paraId="0930F1A9" w14:textId="77777777">
      <w:pPr>
        <w:jc w:val="center"/>
      </w:pPr>
    </w:p>
    <w:p w:rsidR="00547104" w:rsidP="00547104" w:rsidRDefault="00547104" w14:paraId="47648ADA" w14:textId="77777777">
      <w:pPr>
        <w:jc w:val="center"/>
      </w:pPr>
    </w:p>
    <w:p w:rsidR="00547104" w:rsidP="00547104" w:rsidRDefault="3D2552CC" w14:paraId="7C3E7DE2" w14:textId="3E1E9B84">
      <w:pPr>
        <w:jc w:val="center"/>
      </w:pPr>
      <w:r>
        <w:rPr>
          <w:noProof/>
        </w:rPr>
        <w:drawing>
          <wp:inline distT="0" distB="0" distL="0" distR="0" wp14:anchorId="7E08D4E0" wp14:editId="6EC0A3FC">
            <wp:extent cx="1828800" cy="1828800"/>
            <wp:effectExtent l="0" t="0" r="0" b="0"/>
            <wp:docPr id="328039026" name="Picture 4" descr="Department of Veterans Affairs official seal&#10;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inline>
        </w:drawing>
      </w:r>
    </w:p>
    <w:p w:rsidR="00547104" w:rsidP="00547104" w:rsidRDefault="00547104" w14:paraId="6277CC90" w14:textId="77777777">
      <w:pPr>
        <w:jc w:val="center"/>
      </w:pPr>
    </w:p>
    <w:p w:rsidR="00547104" w:rsidP="00547104" w:rsidRDefault="00547104" w14:paraId="0CD53AD4" w14:textId="77777777">
      <w:pPr>
        <w:jc w:val="center"/>
      </w:pPr>
    </w:p>
    <w:p w:rsidR="00547104" w:rsidP="00547104" w:rsidRDefault="00547104" w14:paraId="5AE92336" w14:textId="77777777">
      <w:pPr>
        <w:jc w:val="center"/>
      </w:pPr>
    </w:p>
    <w:p w:rsidR="00547104" w:rsidP="00547104" w:rsidRDefault="00547104" w14:paraId="06368028" w14:textId="77777777">
      <w:pPr>
        <w:jc w:val="center"/>
      </w:pPr>
    </w:p>
    <w:p w:rsidR="00547104" w:rsidP="00547104" w:rsidRDefault="00547104" w14:paraId="569970DC" w14:textId="77777777">
      <w:pPr>
        <w:jc w:val="center"/>
      </w:pPr>
    </w:p>
    <w:p w:rsidRPr="00547104" w:rsidR="00547104" w:rsidP="00547104" w:rsidRDefault="00547104" w14:paraId="297D6C86" w14:textId="77777777">
      <w:pPr>
        <w:jc w:val="center"/>
        <w:rPr>
          <w:sz w:val="40"/>
          <w:szCs w:val="40"/>
        </w:rPr>
      </w:pPr>
    </w:p>
    <w:p w:rsidRPr="00547104" w:rsidR="00547104" w:rsidP="00547104" w:rsidRDefault="00547104" w14:paraId="0DB91D47" w14:textId="089D9F7F">
      <w:pPr>
        <w:jc w:val="center"/>
        <w:rPr>
          <w:color w:val="0070C0"/>
          <w:sz w:val="40"/>
          <w:szCs w:val="40"/>
        </w:rPr>
      </w:pPr>
      <w:r w:rsidRPr="00547104">
        <w:rPr>
          <w:color w:val="0070C0"/>
          <w:sz w:val="40"/>
          <w:szCs w:val="40"/>
        </w:rPr>
        <w:t>Department of Veteran Affairs</w:t>
      </w:r>
    </w:p>
    <w:p w:rsidRPr="00547104" w:rsidR="00547104" w:rsidP="00547104" w:rsidRDefault="4C4F747D" w14:paraId="7F86EE5A" w14:textId="634F2646">
      <w:pPr>
        <w:jc w:val="center"/>
        <w:rPr>
          <w:color w:val="0070C0"/>
          <w:sz w:val="40"/>
          <w:szCs w:val="40"/>
        </w:rPr>
      </w:pPr>
      <w:r w:rsidRPr="14B34B8C" w:rsidR="1BA1ACF5">
        <w:rPr>
          <w:color w:val="0070C0"/>
          <w:sz w:val="40"/>
          <w:szCs w:val="40"/>
        </w:rPr>
        <w:t>23</w:t>
      </w:r>
      <w:r w:rsidRPr="14B34B8C" w:rsidR="1BA1ACF5">
        <w:rPr>
          <w:color w:val="0070C0"/>
          <w:sz w:val="40"/>
          <w:szCs w:val="40"/>
          <w:vertAlign w:val="superscript"/>
        </w:rPr>
        <w:t>rd</w:t>
      </w:r>
      <w:r w:rsidRPr="14B34B8C" w:rsidR="1BA1ACF5">
        <w:rPr>
          <w:color w:val="0070C0"/>
          <w:sz w:val="40"/>
          <w:szCs w:val="40"/>
        </w:rPr>
        <w:t xml:space="preserve"> January 2026</w:t>
      </w:r>
    </w:p>
    <w:p w:rsidR="00C66666" w:rsidP="00547104" w:rsidRDefault="19061CF6" w14:paraId="1CA32271" w14:textId="7E736F3A">
      <w:pPr>
        <w:jc w:val="center"/>
      </w:pPr>
      <w:r>
        <w:t xml:space="preserve">     </w:t>
      </w:r>
    </w:p>
    <w:p w:rsidR="00547104" w:rsidRDefault="00547104" w14:paraId="147AB4C4" w14:textId="77777777"/>
    <w:p w:rsidR="00716CC8" w:rsidP="00716CC8" w:rsidRDefault="00716CC8" w14:paraId="6924A37F" w14:textId="70BE7016">
      <w:pPr>
        <w:tabs>
          <w:tab w:val="left" w:pos="9409"/>
        </w:tabs>
      </w:pPr>
      <w:r>
        <w:tab/>
      </w:r>
    </w:p>
    <w:p w:rsidR="00716CC8" w:rsidRDefault="00716CC8" w14:paraId="1FF67CB8" w14:textId="77777777">
      <w:pPr>
        <w:sectPr w:rsidR="00716CC8" w:rsidSect="00C66666">
          <w:headerReference w:type="default" r:id="rId12"/>
          <w:footerReference w:type="default" r:id="rId13"/>
          <w:headerReference w:type="first" r:id="rId14"/>
          <w:footerReference w:type="first" r:id="rId15"/>
          <w:pgSz w:w="12240" w:h="15840" w:orient="portrait"/>
          <w:pgMar w:top="720" w:right="720" w:bottom="720" w:left="720" w:header="0" w:footer="720" w:gutter="0"/>
          <w:pgNumType w:start="1"/>
          <w:cols w:space="720"/>
          <w:titlePg/>
          <w:docGrid w:linePitch="299"/>
        </w:sectPr>
      </w:pPr>
      <w:r>
        <w:br w:type="page"/>
      </w:r>
    </w:p>
    <w:p w:rsidR="00FF7242" w:rsidP="47A15B1F" w:rsidRDefault="00FF7242" w14:paraId="5A4560B0" w14:textId="6D36D7B9">
      <w:pPr>
        <w:pStyle w:val="Heading2"/>
        <w:pBdr>
          <w:top w:val="nil"/>
          <w:left w:val="nil"/>
          <w:bottom w:val="nil"/>
          <w:right w:val="nil"/>
          <w:between w:val="nil"/>
        </w:pBdr>
        <w:tabs>
          <w:tab w:val="center" w:pos="5400"/>
          <w:tab w:val="left" w:pos="9436"/>
        </w:tabs>
        <w:rPr>
          <w:rFonts w:ascii="Calibri" w:hAnsi="Calibri" w:cs="Calibri"/>
          <w:sz w:val="28"/>
          <w:szCs w:val="28"/>
        </w:rPr>
      </w:pPr>
      <w:bookmarkStart w:name="_Toc197708009" w:id="0"/>
      <w:bookmarkStart w:name="_Toc197926865" w:id="1"/>
      <w:bookmarkEnd w:id="0"/>
      <w:bookmarkEnd w:id="1"/>
    </w:p>
    <w:p w:rsidR="00FF7242" w:rsidP="00890B04" w:rsidRDefault="00FF7242" w14:paraId="0304FB4C" w14:textId="77777777">
      <w:pPr>
        <w:pStyle w:val="Heading2"/>
        <w:pBdr>
          <w:top w:val="nil"/>
          <w:left w:val="nil"/>
          <w:bottom w:val="nil"/>
          <w:right w:val="nil"/>
          <w:between w:val="nil"/>
        </w:pBdr>
        <w:tabs>
          <w:tab w:val="center" w:pos="5400"/>
          <w:tab w:val="left" w:pos="9436"/>
        </w:tabs>
        <w:rPr>
          <w:rFonts w:ascii="Calibri" w:hAnsi="Calibri" w:cs="Calibri"/>
          <w:sz w:val="28"/>
          <w:szCs w:val="28"/>
        </w:rPr>
      </w:pPr>
    </w:p>
    <w:p w:rsidRPr="00FF7242" w:rsidR="00FF7242" w:rsidP="00FF7242" w:rsidRDefault="00FF7242" w14:paraId="50893178" w14:textId="77777777"/>
    <w:p w:rsidR="00FF7242" w:rsidP="00890B04" w:rsidRDefault="00FF7242" w14:paraId="56FF90D7" w14:textId="77777777">
      <w:pPr>
        <w:pStyle w:val="Heading2"/>
        <w:pBdr>
          <w:top w:val="nil"/>
          <w:left w:val="nil"/>
          <w:bottom w:val="nil"/>
          <w:right w:val="nil"/>
          <w:between w:val="nil"/>
        </w:pBdr>
        <w:tabs>
          <w:tab w:val="center" w:pos="5400"/>
          <w:tab w:val="left" w:pos="9436"/>
        </w:tabs>
        <w:rPr>
          <w:rFonts w:ascii="Calibri" w:hAnsi="Calibri" w:cs="Calibri"/>
          <w:sz w:val="28"/>
          <w:szCs w:val="28"/>
        </w:rPr>
      </w:pPr>
    </w:p>
    <w:p w:rsidR="00FF7242" w:rsidP="00890B04" w:rsidRDefault="00FF7242" w14:paraId="16679A17" w14:textId="77777777">
      <w:pPr>
        <w:pStyle w:val="Heading2"/>
        <w:pBdr>
          <w:top w:val="nil"/>
          <w:left w:val="nil"/>
          <w:bottom w:val="nil"/>
          <w:right w:val="nil"/>
          <w:between w:val="nil"/>
        </w:pBdr>
        <w:tabs>
          <w:tab w:val="center" w:pos="5400"/>
          <w:tab w:val="left" w:pos="9436"/>
        </w:tabs>
        <w:rPr>
          <w:rFonts w:ascii="Calibri" w:hAnsi="Calibri" w:cs="Calibri"/>
          <w:sz w:val="28"/>
          <w:szCs w:val="28"/>
        </w:rPr>
      </w:pPr>
    </w:p>
    <w:p w:rsidR="00FF7242" w:rsidP="00890B04" w:rsidRDefault="00FF7242" w14:paraId="50D40991" w14:textId="77777777">
      <w:pPr>
        <w:pStyle w:val="Heading2"/>
        <w:pBdr>
          <w:top w:val="nil"/>
          <w:left w:val="nil"/>
          <w:bottom w:val="nil"/>
          <w:right w:val="nil"/>
          <w:between w:val="nil"/>
        </w:pBdr>
        <w:tabs>
          <w:tab w:val="center" w:pos="5400"/>
          <w:tab w:val="left" w:pos="9436"/>
        </w:tabs>
        <w:rPr>
          <w:rFonts w:ascii="Calibri" w:hAnsi="Calibri" w:cs="Calibri"/>
          <w:sz w:val="28"/>
          <w:szCs w:val="28"/>
        </w:rPr>
      </w:pPr>
    </w:p>
    <w:sdt>
      <w:sdtPr>
        <w:id w:val="1311537528"/>
        <w:docPartObj>
          <w:docPartGallery w:val="Table of Contents"/>
          <w:docPartUnique/>
        </w:docPartObj>
        <w:rPr>
          <w:rFonts w:ascii="Cambria" w:hAnsi="Cambria" w:eastAsia="ＭＳ 明朝" w:cs="Arial" w:asciiTheme="minorAscii" w:hAnsiTheme="minorAscii" w:eastAsiaTheme="minorEastAsia" w:cstheme="minorBidi"/>
          <w:color w:val="auto"/>
          <w:kern w:val="2"/>
          <w:sz w:val="24"/>
          <w:szCs w:val="24"/>
          <w14:ligatures w14:val="standardContextual"/>
        </w:rPr>
      </w:sdtPr>
      <w:sdtContent>
        <w:p w:rsidR="00151BAF" w:rsidP="7F3C07F7" w:rsidRDefault="21EF89CA" w14:paraId="35483FCB" w14:textId="27217371">
          <w:pPr>
            <w:pStyle w:val="TOCHeading"/>
            <w:jc w:val="center"/>
            <w:rPr>
              <w:b/>
              <w:bCs/>
            </w:rPr>
          </w:pPr>
          <w:r w:rsidRPr="6C004676">
            <w:rPr>
              <w:b/>
              <w:bCs/>
            </w:rPr>
            <w:t>Table of Contents</w:t>
          </w:r>
        </w:p>
        <w:p w:rsidR="00591DA0" w:rsidP="6C004676" w:rsidRDefault="6C004676" w14:paraId="75C642DC" w14:textId="7DB598D4">
          <w:pPr>
            <w:pStyle w:val="TOC1"/>
            <w:tabs>
              <w:tab w:val="right" w:leader="dot" w:pos="10785"/>
            </w:tabs>
            <w:rPr>
              <w:rStyle w:val="Hyperlink"/>
              <w:noProof/>
            </w:rPr>
          </w:pPr>
          <w:r>
            <w:fldChar w:fldCharType="begin"/>
          </w:r>
          <w:r w:rsidR="001B2834">
            <w:instrText>TOC \o "1-1" \z \u \h</w:instrText>
          </w:r>
          <w:r>
            <w:fldChar w:fldCharType="separate"/>
          </w:r>
          <w:hyperlink w:anchor="_Toc2386193">
            <w:r w:rsidRPr="6C004676">
              <w:rPr>
                <w:rStyle w:val="Hyperlink"/>
              </w:rPr>
              <w:t>Section 1:  Business &amp; Application Overview</w:t>
            </w:r>
            <w:r w:rsidR="001B2834">
              <w:tab/>
            </w:r>
            <w:r w:rsidR="001B2834">
              <w:fldChar w:fldCharType="begin"/>
            </w:r>
            <w:r w:rsidR="001B2834">
              <w:instrText>PAGEREF _Toc2386193 \h</w:instrText>
            </w:r>
            <w:r w:rsidR="001B2834">
              <w:fldChar w:fldCharType="separate"/>
            </w:r>
            <w:r w:rsidRPr="6C004676">
              <w:rPr>
                <w:rStyle w:val="Hyperlink"/>
              </w:rPr>
              <w:t>4</w:t>
            </w:r>
            <w:r w:rsidR="001B2834">
              <w:fldChar w:fldCharType="end"/>
            </w:r>
          </w:hyperlink>
        </w:p>
        <w:p w:rsidR="00591DA0" w:rsidP="6C004676" w:rsidRDefault="6C004676" w14:paraId="51FFEE87" w14:textId="1C79D623">
          <w:pPr>
            <w:pStyle w:val="TOC1"/>
            <w:tabs>
              <w:tab w:val="right" w:leader="dot" w:pos="10785"/>
            </w:tabs>
            <w:rPr>
              <w:rStyle w:val="Hyperlink"/>
              <w:noProof/>
            </w:rPr>
          </w:pPr>
          <w:hyperlink w:anchor="_Toc2002686472">
            <w:r w:rsidRPr="6C004676">
              <w:rPr>
                <w:rStyle w:val="Hyperlink"/>
              </w:rPr>
              <w:t>Section 2:  Solution Overview</w:t>
            </w:r>
            <w:r w:rsidR="0B265F58">
              <w:tab/>
            </w:r>
            <w:r w:rsidR="0B265F58">
              <w:fldChar w:fldCharType="begin"/>
            </w:r>
            <w:r w:rsidR="0B265F58">
              <w:instrText>PAGEREF _Toc2002686472 \h</w:instrText>
            </w:r>
            <w:r w:rsidR="0B265F58">
              <w:fldChar w:fldCharType="separate"/>
            </w:r>
            <w:r w:rsidRPr="6C004676">
              <w:rPr>
                <w:rStyle w:val="Hyperlink"/>
              </w:rPr>
              <w:t>7</w:t>
            </w:r>
            <w:r w:rsidR="0B265F58">
              <w:fldChar w:fldCharType="end"/>
            </w:r>
          </w:hyperlink>
        </w:p>
        <w:p w:rsidR="00591DA0" w:rsidP="6C004676" w:rsidRDefault="6C004676" w14:paraId="626E8D94" w14:textId="60A59B50">
          <w:pPr>
            <w:pStyle w:val="TOC1"/>
            <w:tabs>
              <w:tab w:val="right" w:leader="dot" w:pos="10785"/>
            </w:tabs>
            <w:rPr>
              <w:rStyle w:val="Hyperlink"/>
              <w:noProof/>
            </w:rPr>
          </w:pPr>
          <w:hyperlink w:anchor="_Toc1088166771">
            <w:r w:rsidRPr="6C004676">
              <w:rPr>
                <w:rStyle w:val="Hyperlink"/>
              </w:rPr>
              <w:t>Section 3: Design</w:t>
            </w:r>
            <w:r w:rsidR="0B265F58">
              <w:tab/>
            </w:r>
            <w:r w:rsidR="0B265F58">
              <w:fldChar w:fldCharType="begin"/>
            </w:r>
            <w:r w:rsidR="0B265F58">
              <w:instrText>PAGEREF _Toc1088166771 \h</w:instrText>
            </w:r>
            <w:r w:rsidR="0B265F58">
              <w:fldChar w:fldCharType="separate"/>
            </w:r>
            <w:r w:rsidRPr="6C004676">
              <w:rPr>
                <w:rStyle w:val="Hyperlink"/>
              </w:rPr>
              <w:t>17</w:t>
            </w:r>
            <w:r w:rsidR="0B265F58">
              <w:fldChar w:fldCharType="end"/>
            </w:r>
          </w:hyperlink>
        </w:p>
        <w:p w:rsidR="00591DA0" w:rsidP="6C004676" w:rsidRDefault="6C004676" w14:paraId="463A4D1E" w14:textId="6BBAC397">
          <w:pPr>
            <w:pStyle w:val="TOC1"/>
            <w:tabs>
              <w:tab w:val="right" w:leader="dot" w:pos="10785"/>
            </w:tabs>
            <w:rPr>
              <w:rStyle w:val="Hyperlink"/>
              <w:noProof/>
            </w:rPr>
          </w:pPr>
          <w:hyperlink w:anchor="_Toc117235753">
            <w:r w:rsidRPr="6C004676">
              <w:rPr>
                <w:rStyle w:val="Hyperlink"/>
              </w:rPr>
              <w:t>Section 4: Application Monitoring and Resiliency</w:t>
            </w:r>
            <w:r w:rsidR="0B265F58">
              <w:tab/>
            </w:r>
            <w:r w:rsidR="0B265F58">
              <w:fldChar w:fldCharType="begin"/>
            </w:r>
            <w:r w:rsidR="0B265F58">
              <w:instrText>PAGEREF _Toc117235753 \h</w:instrText>
            </w:r>
            <w:r w:rsidR="0B265F58">
              <w:fldChar w:fldCharType="separate"/>
            </w:r>
            <w:r w:rsidRPr="6C004676">
              <w:rPr>
                <w:rStyle w:val="Hyperlink"/>
              </w:rPr>
              <w:t>21</w:t>
            </w:r>
            <w:r w:rsidR="0B265F58">
              <w:fldChar w:fldCharType="end"/>
            </w:r>
          </w:hyperlink>
        </w:p>
        <w:p w:rsidR="6C004676" w:rsidP="6C004676" w:rsidRDefault="6C004676" w14:paraId="794FF236" w14:textId="5D28D0CD">
          <w:pPr>
            <w:pStyle w:val="TOC1"/>
            <w:tabs>
              <w:tab w:val="right" w:leader="dot" w:pos="10785"/>
            </w:tabs>
            <w:rPr>
              <w:rStyle w:val="Hyperlink"/>
            </w:rPr>
          </w:pPr>
          <w:hyperlink w:anchor="_Toc20472496">
            <w:r w:rsidRPr="6C004676">
              <w:rPr>
                <w:rStyle w:val="Hyperlink"/>
              </w:rPr>
              <w:t>Section 5: Technical Review Notes &amp; Action Items (Filled out by DTC)</w:t>
            </w:r>
            <w:r>
              <w:tab/>
            </w:r>
            <w:r>
              <w:fldChar w:fldCharType="begin"/>
            </w:r>
            <w:r>
              <w:instrText>PAGEREF _Toc20472496 \h</w:instrText>
            </w:r>
            <w:r>
              <w:fldChar w:fldCharType="separate"/>
            </w:r>
            <w:r w:rsidRPr="6C004676">
              <w:rPr>
                <w:rStyle w:val="Hyperlink"/>
              </w:rPr>
              <w:t>25</w:t>
            </w:r>
            <w:r>
              <w:fldChar w:fldCharType="end"/>
            </w:r>
          </w:hyperlink>
          <w:r>
            <w:fldChar w:fldCharType="end"/>
          </w:r>
        </w:p>
      </w:sdtContent>
      <w:sdtEndPr>
        <w:rPr>
          <w:rFonts w:ascii="Cambria" w:hAnsi="Cambria" w:eastAsia="ＭＳ 明朝" w:cs="Arial" w:asciiTheme="minorAscii" w:hAnsiTheme="minorAscii" w:eastAsiaTheme="minorEastAsia" w:cstheme="minorBidi"/>
          <w:color w:val="auto"/>
          <w:sz w:val="24"/>
          <w:szCs w:val="24"/>
        </w:rPr>
      </w:sdtEndPr>
    </w:sdt>
    <w:p w:rsidR="05F4DCA2" w:rsidP="7F3C07F7" w:rsidRDefault="05F4DCA2" w14:paraId="3A5A1530" w14:textId="25D7C951">
      <w:pPr>
        <w:pStyle w:val="TOC1"/>
        <w:tabs>
          <w:tab w:val="right" w:leader="dot" w:pos="10785"/>
        </w:tabs>
        <w:rPr>
          <w:rStyle w:val="Hyperlink"/>
        </w:rPr>
      </w:pPr>
    </w:p>
    <w:p w:rsidR="00151BAF" w:rsidRDefault="00151BAF" w14:paraId="2FC40E83" w14:textId="43F4F32A"/>
    <w:p w:rsidR="6B913C0F" w:rsidP="00890B04" w:rsidRDefault="00890B04" w14:paraId="22727DC5" w14:textId="27D0F408">
      <w:pPr>
        <w:pStyle w:val="Heading2"/>
        <w:pBdr>
          <w:top w:val="nil"/>
          <w:left w:val="nil"/>
          <w:bottom w:val="nil"/>
          <w:right w:val="nil"/>
          <w:between w:val="nil"/>
        </w:pBdr>
        <w:tabs>
          <w:tab w:val="center" w:pos="5400"/>
          <w:tab w:val="left" w:pos="9436"/>
        </w:tabs>
      </w:pPr>
      <w:r>
        <w:rPr>
          <w:rFonts w:ascii="Calibri" w:hAnsi="Calibri" w:cs="Calibri"/>
          <w:sz w:val="28"/>
          <w:szCs w:val="28"/>
        </w:rPr>
        <w:tab/>
      </w:r>
    </w:p>
    <w:p w:rsidR="00C831DE" w:rsidRDefault="00C831DE" w14:paraId="30FF9085" w14:textId="77777777"/>
    <w:p w:rsidR="00907529" w:rsidRDefault="00907529" w14:paraId="1942E8D4" w14:textId="77777777"/>
    <w:p w:rsidR="00907529" w:rsidRDefault="00907529" w14:paraId="688560D2" w14:textId="77777777"/>
    <w:p w:rsidR="00FF7242" w:rsidRDefault="00FF7242" w14:paraId="1ED8B6B8" w14:textId="77777777"/>
    <w:p w:rsidR="00FF7242" w:rsidRDefault="00FF7242" w14:paraId="77638443" w14:textId="77777777"/>
    <w:p w:rsidR="00FF7242" w:rsidRDefault="00FF7242" w14:paraId="1033E501" w14:textId="77777777"/>
    <w:p w:rsidR="00FF7242" w:rsidRDefault="00FF7242" w14:paraId="3BC0C190" w14:textId="77777777"/>
    <w:p w:rsidR="00FF7242" w:rsidRDefault="00FF7242" w14:paraId="47E029D1" w14:textId="77777777"/>
    <w:p w:rsidR="00FF7242" w:rsidRDefault="00FF7242" w14:paraId="0F106788" w14:textId="77777777"/>
    <w:p w:rsidR="05F4DCA2" w:rsidRDefault="05F4DCA2" w14:paraId="178771AB" w14:textId="293D6F0C"/>
    <w:p w:rsidR="05F4DCA2" w:rsidRDefault="05F4DCA2" w14:paraId="4D219869" w14:textId="53E27E83"/>
    <w:p w:rsidR="05F4DCA2" w:rsidRDefault="05F4DCA2" w14:paraId="5A6A80C2" w14:textId="4B38D9F3"/>
    <w:p w:rsidR="05F4DCA2" w:rsidRDefault="05F4DCA2" w14:paraId="34A50C34" w14:textId="61477651"/>
    <w:p w:rsidR="05F4DCA2" w:rsidRDefault="05F4DCA2" w14:paraId="72A1F0A2" w14:textId="150F4D69"/>
    <w:p w:rsidR="05F4DCA2" w:rsidRDefault="05F4DCA2" w14:paraId="5E8AF7C5" w14:textId="78D28E6B"/>
    <w:p w:rsidR="05F4DCA2" w:rsidRDefault="05F4DCA2" w14:paraId="2FE83DEE" w14:textId="64E4BCEE"/>
    <w:p w:rsidR="05F4DCA2" w:rsidRDefault="05F4DCA2" w14:paraId="7FBD5022" w14:textId="6FE20C62"/>
    <w:p w:rsidR="05F4DCA2" w:rsidRDefault="05F4DCA2" w14:paraId="2F38C229" w14:textId="388FAADF"/>
    <w:p w:rsidR="00C831DE" w:rsidP="00B35CB2" w:rsidRDefault="00B35CB2" w14:paraId="6608D1B7" w14:textId="11B67DE8">
      <w:pPr>
        <w:tabs>
          <w:tab w:val="left" w:pos="4813"/>
        </w:tabs>
      </w:pPr>
      <w:r>
        <w:tab/>
      </w:r>
    </w:p>
    <w:p w:rsidR="00C831DE" w:rsidRDefault="00C831DE" w14:paraId="36A0ACF1" w14:textId="77777777"/>
    <w:p w:rsidR="00C831DE" w:rsidRDefault="00C831DE" w14:paraId="040C634C" w14:textId="77777777"/>
    <w:p w:rsidR="7F3C07F7" w:rsidRDefault="7F3C07F7" w14:paraId="1899B421" w14:textId="5FC2CE3E"/>
    <w:p w:rsidR="7F3C07F7" w:rsidRDefault="7F3C07F7" w14:paraId="6E22B770" w14:textId="555A5561"/>
    <w:p w:rsidR="7F3C07F7" w:rsidRDefault="7F3C07F7" w14:paraId="2831D3E3" w14:textId="0602D1DC"/>
    <w:p w:rsidR="7F3C07F7" w:rsidRDefault="7F3C07F7" w14:paraId="709B4BE5" w14:textId="07BFC364"/>
    <w:p w:rsidR="7F3C07F7" w:rsidRDefault="7F3C07F7" w14:paraId="0EB2DD15" w14:textId="5EA59084"/>
    <w:p w:rsidR="7F3C07F7" w:rsidRDefault="7F3C07F7" w14:paraId="53CFE003" w14:textId="1B31FE5C"/>
    <w:p w:rsidR="6C004676" w:rsidRDefault="6C004676" w14:paraId="2C7E4CC1" w14:textId="28CBB723"/>
    <w:p w:rsidR="6C004676" w:rsidRDefault="6C004676" w14:paraId="73E18090" w14:textId="5C4D485C"/>
    <w:tbl>
      <w:tblPr>
        <w:tblW w:w="108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10800"/>
      </w:tblGrid>
      <w:tr w:rsidRPr="007B7DDE" w:rsidR="00163293" w:rsidTr="2E26E2F4" w14:paraId="392C44E3" w14:textId="77777777">
        <w:trPr>
          <w:trHeight w:val="9644"/>
        </w:trPr>
        <w:tc>
          <w:tcPr>
            <w:tcW w:w="10800" w:type="dxa"/>
            <w:tcBorders>
              <w:top w:val="single" w:color="000000" w:themeColor="text1" w:sz="12" w:space="0"/>
              <w:left w:val="single" w:color="000000" w:themeColor="text1" w:sz="12" w:space="0"/>
              <w:bottom w:val="single" w:color="000000" w:themeColor="text1" w:sz="12" w:space="0"/>
              <w:right w:val="single" w:color="000000" w:themeColor="text1" w:sz="12" w:space="0"/>
            </w:tcBorders>
            <w:shd w:val="clear" w:color="auto" w:fill="FFF2CC"/>
            <w:tcMar>
              <w:top w:w="100" w:type="dxa"/>
              <w:left w:w="100" w:type="dxa"/>
              <w:bottom w:w="100" w:type="dxa"/>
              <w:right w:w="100" w:type="dxa"/>
            </w:tcMar>
          </w:tcPr>
          <w:p w:rsidRPr="005256A2" w:rsidR="002A6081" w:rsidP="33500FF1" w:rsidRDefault="002A6081" w14:paraId="720454F5" w14:textId="200AF601">
            <w:pPr>
              <w:widowControl w:val="0"/>
              <w:pBdr>
                <w:top w:val="nil"/>
                <w:left w:val="nil"/>
                <w:bottom w:val="nil"/>
                <w:right w:val="nil"/>
                <w:between w:val="nil"/>
              </w:pBdr>
              <w:jc w:val="center"/>
              <w:rPr>
                <w:rFonts w:ascii="Calibri Bold" w:hAnsi="Calibri Bold"/>
                <w:b/>
                <w:bCs/>
                <w:sz w:val="22"/>
                <w:szCs w:val="22"/>
              </w:rPr>
            </w:pPr>
          </w:p>
          <w:p w:rsidR="6B913C0F" w:rsidP="6B913C0F" w:rsidRDefault="6B913C0F" w14:paraId="28C37E4C" w14:textId="222C4FE7">
            <w:pPr>
              <w:widowControl w:val="0"/>
              <w:pBdr>
                <w:top w:val="nil"/>
                <w:left w:val="nil"/>
                <w:bottom w:val="nil"/>
                <w:right w:val="nil"/>
                <w:between w:val="nil"/>
              </w:pBdr>
              <w:jc w:val="center"/>
              <w:rPr>
                <w:rFonts w:ascii="Calibri Bold" w:hAnsi="Calibri Bold"/>
                <w:b/>
                <w:bCs/>
                <w:sz w:val="22"/>
                <w:szCs w:val="22"/>
              </w:rPr>
            </w:pPr>
          </w:p>
          <w:p w:rsidRPr="005256A2" w:rsidR="002A6081" w:rsidP="33500FF1" w:rsidRDefault="5F563CEF" w14:paraId="5C3B16C0" w14:textId="1373736B">
            <w:pPr>
              <w:widowControl w:val="0"/>
              <w:pBdr>
                <w:top w:val="nil"/>
                <w:left w:val="nil"/>
                <w:bottom w:val="nil"/>
                <w:right w:val="nil"/>
                <w:between w:val="nil"/>
              </w:pBdr>
              <w:jc w:val="center"/>
              <w:rPr>
                <w:rFonts w:ascii="Calibri Bold" w:hAnsi="Calibri Bold"/>
                <w:b/>
                <w:bCs/>
                <w:sz w:val="22"/>
                <w:szCs w:val="22"/>
              </w:rPr>
            </w:pPr>
            <w:r w:rsidRPr="33500FF1">
              <w:rPr>
                <w:rFonts w:ascii="Calibri Bold" w:hAnsi="Calibri Bold"/>
                <w:b/>
                <w:bCs/>
                <w:sz w:val="22"/>
                <w:szCs w:val="22"/>
              </w:rPr>
              <w:t>-</w:t>
            </w:r>
            <w:r w:rsidRPr="33500FF1" w:rsidR="0052676E">
              <w:rPr>
                <w:rFonts w:ascii="Calibri Bold" w:hAnsi="Calibri Bold"/>
                <w:b/>
                <w:bCs/>
                <w:sz w:val="22"/>
                <w:szCs w:val="22"/>
              </w:rPr>
              <w:t xml:space="preserve"> INTRODUCTION -</w:t>
            </w:r>
          </w:p>
          <w:p w:rsidRPr="00AA3D11" w:rsidR="002A6081" w:rsidP="5512A1F3" w:rsidRDefault="7CFB253F" w14:paraId="61E49C2A" w14:textId="540E1C97">
            <w:pPr>
              <w:widowControl w:val="0"/>
              <w:pBdr>
                <w:top w:val="nil"/>
                <w:left w:val="nil"/>
                <w:bottom w:val="nil"/>
                <w:right w:val="nil"/>
                <w:between w:val="nil"/>
              </w:pBdr>
              <w:jc w:val="center"/>
              <w:rPr>
                <w:rFonts w:asciiTheme="majorHAnsi" w:hAnsiTheme="majorHAnsi" w:cstheme="majorBidi"/>
                <w:sz w:val="22"/>
                <w:szCs w:val="22"/>
              </w:rPr>
            </w:pPr>
            <w:r>
              <w:t xml:space="preserve"> </w:t>
            </w:r>
            <w:r w:rsidRPr="5512A1F3" w:rsidR="3B14C650">
              <w:rPr>
                <w:rFonts w:asciiTheme="majorHAnsi" w:hAnsiTheme="majorHAnsi" w:cstheme="majorBidi"/>
                <w:sz w:val="22"/>
                <w:szCs w:val="22"/>
              </w:rPr>
              <w:t xml:space="preserve">This </w:t>
            </w:r>
            <w:r w:rsidRPr="5512A1F3" w:rsidR="76BEDB1B">
              <w:rPr>
                <w:rFonts w:asciiTheme="majorHAnsi" w:hAnsiTheme="majorHAnsi" w:cstheme="majorBidi"/>
                <w:b/>
                <w:bCs/>
                <w:sz w:val="22"/>
                <w:szCs w:val="22"/>
              </w:rPr>
              <w:t>High-Level</w:t>
            </w:r>
            <w:r w:rsidRPr="5512A1F3" w:rsidR="2894578F">
              <w:rPr>
                <w:rFonts w:asciiTheme="majorHAnsi" w:hAnsiTheme="majorHAnsi" w:cstheme="majorBidi"/>
                <w:b/>
                <w:bCs/>
                <w:sz w:val="22"/>
                <w:szCs w:val="22"/>
              </w:rPr>
              <w:t xml:space="preserve"> Design</w:t>
            </w:r>
            <w:r w:rsidRPr="5512A1F3">
              <w:rPr>
                <w:rFonts w:asciiTheme="majorHAnsi" w:hAnsiTheme="majorHAnsi" w:cstheme="majorBidi"/>
                <w:b/>
                <w:bCs/>
                <w:sz w:val="22"/>
                <w:szCs w:val="22"/>
              </w:rPr>
              <w:t xml:space="preserve"> (HLD) document</w:t>
            </w:r>
            <w:r w:rsidRPr="5512A1F3" w:rsidR="3B14C650">
              <w:rPr>
                <w:rFonts w:asciiTheme="majorHAnsi" w:hAnsiTheme="majorHAnsi" w:cstheme="majorBidi"/>
                <w:sz w:val="22"/>
                <w:szCs w:val="22"/>
              </w:rPr>
              <w:t xml:space="preserve"> is </w:t>
            </w:r>
            <w:r w:rsidRPr="5512A1F3" w:rsidR="3AA2B897">
              <w:rPr>
                <w:rFonts w:asciiTheme="majorHAnsi" w:hAnsiTheme="majorHAnsi" w:cstheme="majorBidi"/>
                <w:sz w:val="22"/>
                <w:szCs w:val="22"/>
              </w:rPr>
              <w:t>intend</w:t>
            </w:r>
            <w:r w:rsidRPr="5512A1F3" w:rsidR="3B14C650">
              <w:rPr>
                <w:rFonts w:asciiTheme="majorHAnsi" w:hAnsiTheme="majorHAnsi" w:cstheme="majorBidi"/>
                <w:sz w:val="22"/>
                <w:szCs w:val="22"/>
              </w:rPr>
              <w:t>ed to help your team think through the design of secure</w:t>
            </w:r>
            <w:r w:rsidRPr="5512A1F3">
              <w:rPr>
                <w:rFonts w:asciiTheme="majorHAnsi" w:hAnsiTheme="majorHAnsi" w:cstheme="majorBidi"/>
                <w:sz w:val="22"/>
                <w:szCs w:val="22"/>
              </w:rPr>
              <w:t xml:space="preserve">, </w:t>
            </w:r>
            <w:r w:rsidRPr="5512A1F3" w:rsidR="3B14C650">
              <w:rPr>
                <w:rFonts w:asciiTheme="majorHAnsi" w:hAnsiTheme="majorHAnsi" w:cstheme="majorBidi"/>
                <w:sz w:val="22"/>
                <w:szCs w:val="22"/>
              </w:rPr>
              <w:t xml:space="preserve">scalable </w:t>
            </w:r>
            <w:r w:rsidRPr="5512A1F3" w:rsidR="3D371CB7">
              <w:rPr>
                <w:rFonts w:asciiTheme="majorHAnsi" w:hAnsiTheme="majorHAnsi" w:cstheme="majorBidi"/>
                <w:sz w:val="22"/>
                <w:szCs w:val="22"/>
              </w:rPr>
              <w:t xml:space="preserve">and sustainable </w:t>
            </w:r>
            <w:r w:rsidRPr="5512A1F3" w:rsidR="59868DE6">
              <w:rPr>
                <w:rFonts w:asciiTheme="majorHAnsi" w:hAnsiTheme="majorHAnsi" w:cstheme="majorBidi"/>
                <w:sz w:val="22"/>
                <w:szCs w:val="22"/>
              </w:rPr>
              <w:t>a</w:t>
            </w:r>
            <w:r w:rsidRPr="5512A1F3" w:rsidR="3B14C650">
              <w:rPr>
                <w:rFonts w:asciiTheme="majorHAnsi" w:hAnsiTheme="majorHAnsi" w:cstheme="majorBidi"/>
                <w:sz w:val="22"/>
                <w:szCs w:val="22"/>
              </w:rPr>
              <w:t>pplication</w:t>
            </w:r>
            <w:r w:rsidRPr="5512A1F3" w:rsidR="73480D03">
              <w:rPr>
                <w:rFonts w:asciiTheme="majorHAnsi" w:hAnsiTheme="majorHAnsi" w:cstheme="majorBidi"/>
                <w:sz w:val="22"/>
                <w:szCs w:val="22"/>
              </w:rPr>
              <w:t xml:space="preserve">s </w:t>
            </w:r>
            <w:r w:rsidRPr="5512A1F3" w:rsidR="3B14C650">
              <w:rPr>
                <w:rFonts w:asciiTheme="majorHAnsi" w:hAnsiTheme="majorHAnsi" w:cstheme="majorBidi"/>
                <w:sz w:val="22"/>
                <w:szCs w:val="22"/>
              </w:rPr>
              <w:t>for the Salesforce platform.  The questions will surface the critical architectural considerations made by your team and your answers will become the foundation of the Technical</w:t>
            </w:r>
            <w:r w:rsidRPr="5512A1F3" w:rsidR="6D91ED31">
              <w:rPr>
                <w:rFonts w:asciiTheme="majorHAnsi" w:hAnsiTheme="majorHAnsi" w:cstheme="majorBidi"/>
                <w:sz w:val="22"/>
                <w:szCs w:val="22"/>
              </w:rPr>
              <w:t xml:space="preserve"> </w:t>
            </w:r>
            <w:r w:rsidRPr="5512A1F3" w:rsidR="3B14C650">
              <w:rPr>
                <w:rFonts w:asciiTheme="majorHAnsi" w:hAnsiTheme="majorHAnsi" w:cstheme="majorBidi"/>
                <w:sz w:val="22"/>
                <w:szCs w:val="22"/>
              </w:rPr>
              <w:t>Review process.</w:t>
            </w:r>
          </w:p>
          <w:p w:rsidRPr="00F953C1" w:rsidR="00F424C0" w:rsidP="00FA124D" w:rsidRDefault="00F953C1" w14:paraId="4D255B9D" w14:textId="3D59467D">
            <w:pPr>
              <w:widowControl w:val="0"/>
              <w:pBdr>
                <w:top w:val="nil"/>
                <w:left w:val="nil"/>
                <w:bottom w:val="nil"/>
                <w:right w:val="nil"/>
                <w:between w:val="nil"/>
              </w:pBdr>
              <w:jc w:val="center"/>
              <w:rPr>
                <w:b/>
                <w:bCs/>
              </w:rPr>
            </w:pPr>
            <w:r w:rsidRPr="33500FF1">
              <w:rPr>
                <w:rFonts w:asciiTheme="majorHAnsi" w:hAnsiTheme="majorHAnsi" w:cstheme="majorBidi"/>
                <w:b/>
                <w:bCs/>
                <w:sz w:val="22"/>
                <w:szCs w:val="22"/>
                <w:lang w:val="en"/>
              </w:rPr>
              <w:t xml:space="preserve">This is </w:t>
            </w:r>
            <w:r w:rsidRPr="6B913C0F" w:rsidR="52301685">
              <w:rPr>
                <w:rFonts w:asciiTheme="majorHAnsi" w:hAnsiTheme="majorHAnsi" w:cstheme="majorBidi"/>
                <w:b/>
                <w:bCs/>
                <w:sz w:val="22"/>
                <w:szCs w:val="22"/>
                <w:lang w:val="en"/>
              </w:rPr>
              <w:t xml:space="preserve">a </w:t>
            </w:r>
            <w:r w:rsidRPr="33500FF1">
              <w:rPr>
                <w:rFonts w:asciiTheme="majorHAnsi" w:hAnsiTheme="majorHAnsi" w:cstheme="majorBidi"/>
                <w:b/>
                <w:bCs/>
                <w:sz w:val="22"/>
                <w:szCs w:val="22"/>
                <w:lang w:val="en"/>
              </w:rPr>
              <w:t xml:space="preserve">living </w:t>
            </w:r>
            <w:r w:rsidRPr="33500FF1">
              <w:rPr>
                <w:rFonts w:asciiTheme="majorHAnsi" w:hAnsiTheme="majorHAnsi" w:cstheme="majorBidi"/>
                <w:b/>
                <w:bCs/>
                <w:sz w:val="22"/>
                <w:szCs w:val="22"/>
              </w:rPr>
              <w:t>document,</w:t>
            </w:r>
            <w:r w:rsidRPr="33500FF1">
              <w:rPr>
                <w:rFonts w:asciiTheme="majorHAnsi" w:hAnsiTheme="majorHAnsi" w:cstheme="majorBidi"/>
                <w:b/>
                <w:bCs/>
                <w:sz w:val="22"/>
                <w:szCs w:val="22"/>
                <w:lang w:val="en"/>
              </w:rPr>
              <w:t xml:space="preserve"> and we </w:t>
            </w:r>
            <w:r w:rsidRPr="6B913C0F" w:rsidR="45057A57">
              <w:rPr>
                <w:rFonts w:asciiTheme="majorHAnsi" w:hAnsiTheme="majorHAnsi" w:cstheme="majorBidi"/>
                <w:b/>
                <w:bCs/>
                <w:sz w:val="22"/>
                <w:szCs w:val="22"/>
                <w:lang w:val="en"/>
              </w:rPr>
              <w:t>ask</w:t>
            </w:r>
            <w:r w:rsidRPr="33500FF1">
              <w:rPr>
                <w:rFonts w:asciiTheme="majorHAnsi" w:hAnsiTheme="majorHAnsi" w:cstheme="majorBidi"/>
                <w:b/>
                <w:bCs/>
                <w:sz w:val="22"/>
                <w:szCs w:val="22"/>
                <w:lang w:val="en"/>
              </w:rPr>
              <w:t xml:space="preserve"> SIs to make updates as they learn more throughout the development lifecycle</w:t>
            </w:r>
            <w:r w:rsidRPr="33500FF1">
              <w:rPr>
                <w:b/>
                <w:bCs/>
              </w:rPr>
              <w:t>.</w:t>
            </w:r>
          </w:p>
          <w:p w:rsidR="6B913C0F" w:rsidP="6B913C0F" w:rsidRDefault="6B913C0F" w14:paraId="50DD48F6" w14:textId="444C0FC7">
            <w:pPr>
              <w:widowControl w:val="0"/>
              <w:pBdr>
                <w:top w:val="nil"/>
                <w:left w:val="nil"/>
                <w:bottom w:val="nil"/>
                <w:right w:val="nil"/>
                <w:between w:val="nil"/>
              </w:pBdr>
              <w:jc w:val="center"/>
              <w:rPr>
                <w:b/>
                <w:bCs/>
              </w:rPr>
            </w:pPr>
          </w:p>
          <w:p w:rsidR="33500FF1" w:rsidP="33500FF1" w:rsidRDefault="33500FF1" w14:paraId="03D84851" w14:textId="07BE7827">
            <w:pPr>
              <w:widowControl w:val="0"/>
              <w:pBdr>
                <w:top w:val="nil"/>
                <w:left w:val="nil"/>
                <w:bottom w:val="nil"/>
                <w:right w:val="nil"/>
                <w:between w:val="nil"/>
              </w:pBdr>
              <w:jc w:val="center"/>
              <w:rPr>
                <w:rFonts w:asciiTheme="majorHAnsi" w:hAnsiTheme="majorHAnsi" w:cstheme="majorBidi"/>
                <w:sz w:val="22"/>
                <w:szCs w:val="22"/>
              </w:rPr>
            </w:pPr>
          </w:p>
          <w:p w:rsidRPr="00AA3D11" w:rsidR="000A1A3A" w:rsidP="6C004676" w:rsidRDefault="2698E056" w14:paraId="273EA89D" w14:textId="5D498705">
            <w:pPr>
              <w:widowControl w:val="0"/>
              <w:pBdr>
                <w:top w:val="nil"/>
                <w:left w:val="nil"/>
                <w:bottom w:val="nil"/>
                <w:right w:val="nil"/>
                <w:between w:val="nil"/>
              </w:pBdr>
              <w:jc w:val="center"/>
              <w:rPr>
                <w:rFonts w:asciiTheme="majorHAnsi" w:hAnsiTheme="majorHAnsi" w:cstheme="majorBidi"/>
                <w:sz w:val="22"/>
                <w:szCs w:val="22"/>
              </w:rPr>
            </w:pPr>
            <w:r w:rsidRPr="6C004676">
              <w:rPr>
                <w:rFonts w:asciiTheme="majorHAnsi" w:hAnsiTheme="majorHAnsi" w:cstheme="majorBidi"/>
                <w:sz w:val="22"/>
                <w:szCs w:val="22"/>
              </w:rPr>
              <w:t xml:space="preserve">The </w:t>
            </w:r>
            <w:r w:rsidRPr="6C004676">
              <w:rPr>
                <w:rFonts w:asciiTheme="majorHAnsi" w:hAnsiTheme="majorHAnsi" w:cstheme="majorBidi"/>
                <w:b/>
                <w:bCs/>
                <w:sz w:val="22"/>
                <w:szCs w:val="22"/>
              </w:rPr>
              <w:t>High-level Design document</w:t>
            </w:r>
            <w:r w:rsidRPr="6C004676" w:rsidR="3BC81779">
              <w:rPr>
                <w:rFonts w:asciiTheme="majorHAnsi" w:hAnsiTheme="majorHAnsi" w:cstheme="majorBidi"/>
                <w:b/>
                <w:bCs/>
                <w:sz w:val="22"/>
                <w:szCs w:val="22"/>
              </w:rPr>
              <w:t xml:space="preserve"> (HLD)</w:t>
            </w:r>
            <w:r w:rsidRPr="6C004676">
              <w:rPr>
                <w:rFonts w:asciiTheme="majorHAnsi" w:hAnsiTheme="majorHAnsi" w:cstheme="majorBidi"/>
                <w:sz w:val="22"/>
                <w:szCs w:val="22"/>
              </w:rPr>
              <w:t xml:space="preserve"> provides </w:t>
            </w:r>
            <w:r w:rsidRPr="6C004676" w:rsidR="2FBE911B">
              <w:rPr>
                <w:rFonts w:asciiTheme="majorHAnsi" w:hAnsiTheme="majorHAnsi" w:cstheme="majorBidi"/>
                <w:sz w:val="22"/>
                <w:szCs w:val="22"/>
              </w:rPr>
              <w:t>a</w:t>
            </w:r>
            <w:r w:rsidRPr="6C004676" w:rsidR="338F05E0">
              <w:rPr>
                <w:rFonts w:asciiTheme="majorHAnsi" w:hAnsiTheme="majorHAnsi" w:cstheme="majorBidi"/>
                <w:sz w:val="22"/>
                <w:szCs w:val="22"/>
              </w:rPr>
              <w:t>n</w:t>
            </w:r>
            <w:r w:rsidRPr="6C004676">
              <w:rPr>
                <w:rFonts w:asciiTheme="majorHAnsi" w:hAnsiTheme="majorHAnsi" w:cstheme="majorBidi"/>
                <w:sz w:val="22"/>
                <w:szCs w:val="22"/>
              </w:rPr>
              <w:t xml:space="preserve"> overview of the </w:t>
            </w:r>
            <w:r w:rsidRPr="6C004676" w:rsidR="5C3A1315">
              <w:rPr>
                <w:rFonts w:asciiTheme="majorHAnsi" w:hAnsiTheme="majorHAnsi" w:cstheme="majorBidi"/>
                <w:sz w:val="22"/>
                <w:szCs w:val="22"/>
              </w:rPr>
              <w:t>application</w:t>
            </w:r>
            <w:r w:rsidRPr="6C004676">
              <w:rPr>
                <w:rFonts w:asciiTheme="majorHAnsi" w:hAnsiTheme="majorHAnsi" w:cstheme="majorBidi"/>
                <w:sz w:val="22"/>
                <w:szCs w:val="22"/>
              </w:rPr>
              <w:t xml:space="preserve">’s architecture, focusing on major components, their interactions and overall structure. </w:t>
            </w:r>
            <w:r w:rsidRPr="6C004676" w:rsidR="4B918956">
              <w:rPr>
                <w:rFonts w:asciiTheme="majorHAnsi" w:hAnsiTheme="majorHAnsi" w:cstheme="majorBidi"/>
                <w:sz w:val="22"/>
                <w:szCs w:val="22"/>
              </w:rPr>
              <w:t>Th</w:t>
            </w:r>
            <w:r w:rsidRPr="6C004676" w:rsidR="6AA926CD">
              <w:rPr>
                <w:rFonts w:asciiTheme="majorHAnsi" w:hAnsiTheme="majorHAnsi" w:cstheme="majorBidi"/>
                <w:sz w:val="22"/>
                <w:szCs w:val="22"/>
              </w:rPr>
              <w:t>e HLD</w:t>
            </w:r>
            <w:r w:rsidRPr="6C004676">
              <w:rPr>
                <w:rFonts w:asciiTheme="majorHAnsi" w:hAnsiTheme="majorHAnsi" w:cstheme="majorBidi"/>
                <w:sz w:val="22"/>
                <w:szCs w:val="22"/>
              </w:rPr>
              <w:t xml:space="preserve"> is different from the </w:t>
            </w:r>
            <w:r w:rsidRPr="6C004676">
              <w:rPr>
                <w:rFonts w:asciiTheme="majorHAnsi" w:hAnsiTheme="majorHAnsi" w:cstheme="majorBidi"/>
                <w:b/>
                <w:bCs/>
                <w:sz w:val="22"/>
                <w:szCs w:val="22"/>
              </w:rPr>
              <w:t>Technical Design Document</w:t>
            </w:r>
            <w:r w:rsidRPr="6C004676" w:rsidR="6418C3AA">
              <w:rPr>
                <w:rFonts w:asciiTheme="majorHAnsi" w:hAnsiTheme="majorHAnsi" w:cstheme="majorBidi"/>
                <w:b/>
                <w:bCs/>
                <w:sz w:val="22"/>
                <w:szCs w:val="22"/>
              </w:rPr>
              <w:t xml:space="preserve"> (TDD)</w:t>
            </w:r>
            <w:r w:rsidRPr="6C004676">
              <w:rPr>
                <w:rFonts w:asciiTheme="majorHAnsi" w:hAnsiTheme="majorHAnsi" w:cstheme="majorBidi"/>
                <w:sz w:val="22"/>
                <w:szCs w:val="22"/>
              </w:rPr>
              <w:t xml:space="preserve"> </w:t>
            </w:r>
            <w:r w:rsidRPr="6C004676" w:rsidR="3B7A6A47">
              <w:rPr>
                <w:rFonts w:asciiTheme="majorHAnsi" w:hAnsiTheme="majorHAnsi" w:cstheme="majorBidi"/>
                <w:sz w:val="22"/>
                <w:szCs w:val="22"/>
              </w:rPr>
              <w:t>which</w:t>
            </w:r>
            <w:r w:rsidRPr="6C004676" w:rsidR="6418C3AA">
              <w:rPr>
                <w:rFonts w:asciiTheme="majorHAnsi" w:hAnsiTheme="majorHAnsi" w:cstheme="majorBidi"/>
                <w:sz w:val="22"/>
                <w:szCs w:val="22"/>
              </w:rPr>
              <w:t xml:space="preserve"> focuses on the detailed</w:t>
            </w:r>
            <w:r w:rsidRPr="6C004676">
              <w:rPr>
                <w:rFonts w:asciiTheme="majorHAnsi" w:hAnsiTheme="majorHAnsi" w:cstheme="majorBidi"/>
                <w:sz w:val="22"/>
                <w:szCs w:val="22"/>
              </w:rPr>
              <w:t xml:space="preserve"> </w:t>
            </w:r>
            <w:r w:rsidRPr="6C004676" w:rsidR="6418C3AA">
              <w:rPr>
                <w:rFonts w:asciiTheme="majorHAnsi" w:hAnsiTheme="majorHAnsi" w:cstheme="majorBidi"/>
                <w:sz w:val="22"/>
                <w:szCs w:val="22"/>
              </w:rPr>
              <w:t>implementation of individual components, modules and their internal workings.</w:t>
            </w:r>
            <w:r w:rsidRPr="6C004676" w:rsidR="11223EB8">
              <w:rPr>
                <w:rFonts w:asciiTheme="majorHAnsi" w:hAnsiTheme="majorHAnsi" w:cstheme="majorBidi"/>
                <w:sz w:val="22"/>
                <w:szCs w:val="22"/>
              </w:rPr>
              <w:t xml:space="preserve"> See this </w:t>
            </w:r>
            <w:hyperlink r:id="rId16">
              <w:r w:rsidRPr="6C004676" w:rsidR="11223EB8">
                <w:rPr>
                  <w:rStyle w:val="Hyperlink"/>
                  <w:rFonts w:asciiTheme="majorHAnsi" w:hAnsiTheme="majorHAnsi" w:cstheme="majorBidi"/>
                  <w:sz w:val="22"/>
                  <w:szCs w:val="22"/>
                </w:rPr>
                <w:t>table</w:t>
              </w:r>
            </w:hyperlink>
            <w:r w:rsidRPr="6C004676" w:rsidR="11223EB8">
              <w:rPr>
                <w:rFonts w:asciiTheme="majorHAnsi" w:hAnsiTheme="majorHAnsi" w:cstheme="majorBidi"/>
                <w:sz w:val="22"/>
                <w:szCs w:val="22"/>
              </w:rPr>
              <w:t xml:space="preserve"> for a comparison of the HLD and TDD.</w:t>
            </w:r>
          </w:p>
          <w:p w:rsidRPr="00AA3D11" w:rsidR="00176B05" w:rsidP="00FA124D" w:rsidRDefault="00176B05" w14:paraId="6B38D227" w14:textId="77777777">
            <w:pPr>
              <w:widowControl w:val="0"/>
              <w:pBdr>
                <w:top w:val="nil"/>
                <w:left w:val="nil"/>
                <w:bottom w:val="nil"/>
                <w:right w:val="nil"/>
                <w:between w:val="nil"/>
              </w:pBdr>
              <w:jc w:val="center"/>
              <w:rPr>
                <w:rFonts w:asciiTheme="majorHAnsi" w:hAnsiTheme="majorHAnsi" w:cstheme="majorHAnsi"/>
                <w:sz w:val="22"/>
                <w:szCs w:val="22"/>
              </w:rPr>
            </w:pPr>
          </w:p>
          <w:p w:rsidRPr="00AA3D11" w:rsidR="00EF31A2" w:rsidP="6C004676" w:rsidRDefault="120E13A5" w14:paraId="4D7857D2" w14:textId="5F708F65">
            <w:pPr>
              <w:widowControl w:val="0"/>
              <w:pBdr>
                <w:top w:val="nil"/>
                <w:left w:val="nil"/>
                <w:bottom w:val="nil"/>
                <w:right w:val="nil"/>
                <w:between w:val="nil"/>
              </w:pBdr>
              <w:jc w:val="center"/>
              <w:rPr>
                <w:rFonts w:asciiTheme="majorHAnsi" w:hAnsiTheme="majorHAnsi" w:cstheme="majorBidi"/>
                <w:sz w:val="22"/>
                <w:szCs w:val="22"/>
              </w:rPr>
            </w:pPr>
            <w:r w:rsidRPr="6C004676">
              <w:rPr>
                <w:rFonts w:asciiTheme="majorHAnsi" w:hAnsiTheme="majorHAnsi" w:cstheme="majorBidi"/>
                <w:sz w:val="22"/>
                <w:szCs w:val="22"/>
              </w:rPr>
              <w:t>The HLD and TDD documents</w:t>
            </w:r>
            <w:r w:rsidRPr="6C004676" w:rsidR="4B7DCBDE">
              <w:rPr>
                <w:rFonts w:asciiTheme="majorHAnsi" w:hAnsiTheme="majorHAnsi" w:cstheme="majorBidi"/>
                <w:sz w:val="22"/>
                <w:szCs w:val="22"/>
              </w:rPr>
              <w:t xml:space="preserve"> are </w:t>
            </w:r>
            <w:r w:rsidRPr="6C004676" w:rsidR="4B7DCBDE">
              <w:rPr>
                <w:rFonts w:asciiTheme="majorHAnsi" w:hAnsiTheme="majorHAnsi" w:cstheme="majorBidi"/>
                <w:b/>
                <w:bCs/>
                <w:sz w:val="22"/>
                <w:szCs w:val="22"/>
              </w:rPr>
              <w:t>Critical</w:t>
            </w:r>
            <w:r w:rsidRPr="6C004676" w:rsidR="4B7DCBDE">
              <w:rPr>
                <w:rFonts w:asciiTheme="majorHAnsi" w:hAnsiTheme="majorHAnsi" w:cstheme="majorBidi"/>
                <w:sz w:val="22"/>
                <w:szCs w:val="22"/>
              </w:rPr>
              <w:t xml:space="preserve"> </w:t>
            </w:r>
            <w:r w:rsidRPr="6C004676" w:rsidR="7EF53334">
              <w:rPr>
                <w:rFonts w:asciiTheme="majorHAnsi" w:hAnsiTheme="majorHAnsi" w:cstheme="majorBidi"/>
                <w:sz w:val="22"/>
                <w:szCs w:val="22"/>
              </w:rPr>
              <w:t xml:space="preserve">and </w:t>
            </w:r>
            <w:r w:rsidRPr="6C004676" w:rsidR="7EF53334">
              <w:rPr>
                <w:rFonts w:asciiTheme="majorHAnsi" w:hAnsiTheme="majorHAnsi" w:cstheme="majorBidi"/>
                <w:b/>
                <w:bCs/>
                <w:sz w:val="22"/>
                <w:szCs w:val="22"/>
              </w:rPr>
              <w:t xml:space="preserve">Mandatory </w:t>
            </w:r>
            <w:r w:rsidRPr="6C004676" w:rsidR="4B7DCBDE">
              <w:rPr>
                <w:rFonts w:asciiTheme="majorHAnsi" w:hAnsiTheme="majorHAnsi" w:cstheme="majorBidi"/>
                <w:b/>
                <w:bCs/>
                <w:sz w:val="22"/>
                <w:szCs w:val="22"/>
              </w:rPr>
              <w:t>milestones</w:t>
            </w:r>
            <w:r w:rsidRPr="6C004676" w:rsidR="4B7DCBDE">
              <w:rPr>
                <w:rFonts w:asciiTheme="majorHAnsi" w:hAnsiTheme="majorHAnsi" w:cstheme="majorBidi"/>
                <w:sz w:val="22"/>
                <w:szCs w:val="22"/>
              </w:rPr>
              <w:t xml:space="preserve"> in the Salesforce Intake process</w:t>
            </w:r>
            <w:r w:rsidRPr="6C004676" w:rsidR="345D8D6A">
              <w:rPr>
                <w:rFonts w:asciiTheme="majorHAnsi" w:hAnsiTheme="majorHAnsi" w:cstheme="majorBidi"/>
                <w:sz w:val="22"/>
                <w:szCs w:val="22"/>
              </w:rPr>
              <w:t>.</w:t>
            </w:r>
          </w:p>
          <w:p w:rsidR="6B913C0F" w:rsidP="6B913C0F" w:rsidRDefault="6B913C0F" w14:paraId="339B9AA5" w14:textId="7E1F3366">
            <w:pPr>
              <w:widowControl w:val="0"/>
              <w:pBdr>
                <w:top w:val="nil"/>
                <w:left w:val="nil"/>
                <w:bottom w:val="nil"/>
                <w:right w:val="nil"/>
                <w:between w:val="nil"/>
              </w:pBdr>
              <w:jc w:val="center"/>
              <w:rPr>
                <w:rFonts w:asciiTheme="majorHAnsi" w:hAnsiTheme="majorHAnsi" w:cstheme="majorBidi"/>
                <w:sz w:val="22"/>
                <w:szCs w:val="22"/>
              </w:rPr>
            </w:pPr>
          </w:p>
          <w:p w:rsidR="6B913C0F" w:rsidP="6B913C0F" w:rsidRDefault="6B913C0F" w14:paraId="1ED7FE6B" w14:textId="596899CD">
            <w:pPr>
              <w:widowControl w:val="0"/>
              <w:pBdr>
                <w:top w:val="nil"/>
                <w:left w:val="nil"/>
                <w:bottom w:val="nil"/>
                <w:right w:val="nil"/>
                <w:between w:val="nil"/>
              </w:pBdr>
              <w:jc w:val="center"/>
              <w:rPr>
                <w:rFonts w:asciiTheme="majorHAnsi" w:hAnsiTheme="majorHAnsi" w:cstheme="majorBidi"/>
                <w:sz w:val="22"/>
                <w:szCs w:val="22"/>
              </w:rPr>
            </w:pPr>
          </w:p>
          <w:p w:rsidRPr="00AA3D11" w:rsidR="000A1A3A" w:rsidP="6C004676" w:rsidRDefault="4B7DCBDE" w14:paraId="00327E18" w14:textId="06398C4A">
            <w:pPr>
              <w:widowControl w:val="0"/>
              <w:pBdr>
                <w:top w:val="nil"/>
                <w:left w:val="nil"/>
                <w:bottom w:val="nil"/>
                <w:right w:val="nil"/>
                <w:between w:val="nil"/>
              </w:pBdr>
              <w:jc w:val="center"/>
              <w:rPr>
                <w:rFonts w:asciiTheme="majorHAnsi" w:hAnsiTheme="majorHAnsi" w:cstheme="majorBidi"/>
                <w:sz w:val="22"/>
                <w:szCs w:val="22"/>
              </w:rPr>
            </w:pPr>
            <w:hyperlink r:id="rId17">
              <w:r w:rsidRPr="6C004676">
                <w:rPr>
                  <w:rStyle w:val="Hyperlink"/>
                  <w:rFonts w:asciiTheme="majorHAnsi" w:hAnsiTheme="majorHAnsi" w:cstheme="majorBidi"/>
                  <w:sz w:val="22"/>
                  <w:szCs w:val="22"/>
                </w:rPr>
                <w:t>High Level Intake process snapshot</w:t>
              </w:r>
            </w:hyperlink>
            <w:r w:rsidRPr="6C004676">
              <w:rPr>
                <w:rFonts w:asciiTheme="majorHAnsi" w:hAnsiTheme="majorHAnsi" w:cstheme="majorBidi"/>
                <w:sz w:val="22"/>
                <w:szCs w:val="22"/>
              </w:rPr>
              <w:t xml:space="preserve"> for reference.</w:t>
            </w:r>
          </w:p>
          <w:p w:rsidR="000A1A3A" w:rsidP="00FA124D" w:rsidRDefault="000A1A3A" w14:paraId="4C68CB88" w14:textId="77777777">
            <w:pPr>
              <w:widowControl w:val="0"/>
              <w:pBdr>
                <w:top w:val="nil"/>
                <w:left w:val="nil"/>
                <w:bottom w:val="nil"/>
                <w:right w:val="nil"/>
                <w:between w:val="nil"/>
              </w:pBdr>
              <w:jc w:val="center"/>
            </w:pPr>
          </w:p>
          <w:p w:rsidR="33500FF1" w:rsidP="33500FF1" w:rsidRDefault="33500FF1" w14:paraId="615B8DBA" w14:textId="3C0EBE95">
            <w:pPr>
              <w:pStyle w:val="ListParagraph"/>
              <w:widowControl w:val="0"/>
              <w:pBdr>
                <w:top w:val="nil"/>
                <w:left w:val="nil"/>
                <w:bottom w:val="nil"/>
                <w:right w:val="nil"/>
                <w:between w:val="nil"/>
              </w:pBdr>
              <w:ind w:left="1440"/>
              <w:jc w:val="center"/>
            </w:pPr>
          </w:p>
          <w:p w:rsidR="20499906" w:rsidP="33500FF1" w:rsidRDefault="20499906" w14:paraId="3B5BE846" w14:textId="48D9C52F">
            <w:pPr>
              <w:widowControl w:val="0"/>
              <w:pBdr>
                <w:top w:val="nil"/>
                <w:left w:val="nil"/>
                <w:bottom w:val="nil"/>
                <w:right w:val="nil"/>
                <w:between w:val="nil"/>
              </w:pBdr>
              <w:jc w:val="center"/>
            </w:pPr>
            <w:r w:rsidRPr="33500FF1">
              <w:rPr>
                <w:rFonts w:ascii="Calibri Bold" w:hAnsi="Calibri Bold"/>
                <w:b/>
                <w:bCs/>
                <w:sz w:val="22"/>
                <w:szCs w:val="22"/>
              </w:rPr>
              <w:t>-</w:t>
            </w:r>
            <w:r w:rsidRPr="33500FF1" w:rsidR="27EB4606">
              <w:rPr>
                <w:rFonts w:ascii="Calibri Bold" w:hAnsi="Calibri Bold"/>
                <w:b/>
                <w:bCs/>
                <w:sz w:val="22"/>
                <w:szCs w:val="22"/>
              </w:rPr>
              <w:t>INSTRUCTIONS -</w:t>
            </w:r>
          </w:p>
          <w:p w:rsidR="365AD408" w:rsidP="6C004676" w:rsidRDefault="01CB8764" w14:paraId="79369885" w14:textId="3D9181EC">
            <w:pPr>
              <w:widowControl w:val="0"/>
              <w:pBdr>
                <w:top w:val="nil"/>
                <w:left w:val="nil"/>
                <w:bottom w:val="nil"/>
                <w:right w:val="nil"/>
                <w:between w:val="nil"/>
              </w:pBdr>
              <w:jc w:val="center"/>
              <w:rPr>
                <w:rFonts w:asciiTheme="majorHAnsi" w:hAnsiTheme="majorHAnsi" w:cstheme="majorBidi"/>
                <w:sz w:val="22"/>
                <w:szCs w:val="22"/>
              </w:rPr>
            </w:pPr>
            <w:r w:rsidRPr="6C004676">
              <w:rPr>
                <w:rFonts w:asciiTheme="majorHAnsi" w:hAnsiTheme="majorHAnsi" w:cstheme="majorBidi"/>
                <w:sz w:val="22"/>
                <w:szCs w:val="22"/>
              </w:rPr>
              <w:t>R</w:t>
            </w:r>
            <w:r w:rsidRPr="6C004676" w:rsidR="7118FF09">
              <w:rPr>
                <w:rFonts w:asciiTheme="majorHAnsi" w:hAnsiTheme="majorHAnsi" w:cstheme="majorBidi"/>
                <w:sz w:val="22"/>
                <w:szCs w:val="22"/>
              </w:rPr>
              <w:t xml:space="preserve">eplace </w:t>
            </w:r>
            <w:r w:rsidRPr="6C004676" w:rsidR="57CC1A57">
              <w:rPr>
                <w:rFonts w:asciiTheme="majorHAnsi" w:hAnsiTheme="majorHAnsi" w:cstheme="majorBidi"/>
                <w:sz w:val="22"/>
                <w:szCs w:val="22"/>
              </w:rPr>
              <w:t>given examples</w:t>
            </w:r>
            <w:r w:rsidRPr="6C004676" w:rsidR="2DC8AB22">
              <w:rPr>
                <w:rFonts w:asciiTheme="majorHAnsi" w:hAnsiTheme="majorHAnsi" w:cstheme="majorBidi"/>
                <w:sz w:val="22"/>
                <w:szCs w:val="22"/>
              </w:rPr>
              <w:t xml:space="preserve"> in </w:t>
            </w:r>
            <w:r w:rsidRPr="6C004676" w:rsidR="7118FF09">
              <w:rPr>
                <w:rFonts w:asciiTheme="majorHAnsi" w:hAnsiTheme="majorHAnsi" w:cstheme="majorBidi"/>
                <w:b/>
                <w:bCs/>
                <w:color w:val="943634" w:themeColor="accent2" w:themeShade="BF"/>
                <w:sz w:val="22"/>
                <w:szCs w:val="22"/>
              </w:rPr>
              <w:t xml:space="preserve">&lt; </w:t>
            </w:r>
            <w:r w:rsidRPr="6C004676" w:rsidR="04ECF085">
              <w:rPr>
                <w:rFonts w:asciiTheme="majorHAnsi" w:hAnsiTheme="majorHAnsi" w:cstheme="majorBidi"/>
                <w:b/>
                <w:bCs/>
                <w:color w:val="943634" w:themeColor="accent2" w:themeShade="BF"/>
                <w:sz w:val="22"/>
                <w:szCs w:val="22"/>
              </w:rPr>
              <w:t>&gt;</w:t>
            </w:r>
            <w:r w:rsidRPr="6C004676" w:rsidR="04ECF085">
              <w:rPr>
                <w:rFonts w:asciiTheme="majorHAnsi" w:hAnsiTheme="majorHAnsi" w:cstheme="majorBidi"/>
                <w:color w:val="943634" w:themeColor="accent2" w:themeShade="BF"/>
                <w:sz w:val="22"/>
                <w:szCs w:val="22"/>
              </w:rPr>
              <w:t xml:space="preserve"> </w:t>
            </w:r>
            <w:r w:rsidRPr="6C004676" w:rsidR="04ECF085">
              <w:rPr>
                <w:rFonts w:asciiTheme="majorHAnsi" w:hAnsiTheme="majorHAnsi" w:cstheme="majorBidi"/>
                <w:sz w:val="22"/>
                <w:szCs w:val="22"/>
              </w:rPr>
              <w:t xml:space="preserve">with </w:t>
            </w:r>
            <w:r w:rsidRPr="6C004676" w:rsidR="4898FB6E">
              <w:rPr>
                <w:rFonts w:asciiTheme="majorHAnsi" w:hAnsiTheme="majorHAnsi" w:cstheme="majorBidi"/>
                <w:sz w:val="22"/>
                <w:szCs w:val="22"/>
              </w:rPr>
              <w:t>you</w:t>
            </w:r>
            <w:r w:rsidRPr="6C004676" w:rsidR="56A672D8">
              <w:rPr>
                <w:rFonts w:asciiTheme="majorHAnsi" w:hAnsiTheme="majorHAnsi" w:cstheme="majorBidi"/>
                <w:sz w:val="22"/>
                <w:szCs w:val="22"/>
              </w:rPr>
              <w:t>r</w:t>
            </w:r>
            <w:r w:rsidRPr="6C004676" w:rsidR="04ECF085">
              <w:rPr>
                <w:rFonts w:asciiTheme="majorHAnsi" w:hAnsiTheme="majorHAnsi" w:cstheme="majorBidi"/>
                <w:sz w:val="22"/>
                <w:szCs w:val="22"/>
              </w:rPr>
              <w:t xml:space="preserve"> inputs</w:t>
            </w:r>
            <w:r w:rsidRPr="6C004676" w:rsidR="0C940057">
              <w:rPr>
                <w:rFonts w:asciiTheme="majorHAnsi" w:hAnsiTheme="majorHAnsi" w:cstheme="majorBidi"/>
                <w:sz w:val="22"/>
                <w:szCs w:val="22"/>
              </w:rPr>
              <w:t>. Answer with N/A for any questions that do not apply.</w:t>
            </w:r>
            <w:r w:rsidRPr="6C004676" w:rsidR="798DFA67">
              <w:rPr>
                <w:rFonts w:asciiTheme="majorHAnsi" w:hAnsiTheme="majorHAnsi" w:cstheme="majorBidi"/>
                <w:sz w:val="22"/>
                <w:szCs w:val="22"/>
              </w:rPr>
              <w:t xml:space="preserve"> </w:t>
            </w:r>
            <w:r w:rsidRPr="6C004676" w:rsidR="623D3BE1">
              <w:rPr>
                <w:rFonts w:asciiTheme="majorHAnsi" w:hAnsiTheme="majorHAnsi" w:cstheme="majorBidi"/>
                <w:sz w:val="22"/>
                <w:szCs w:val="22"/>
              </w:rPr>
              <w:t>T</w:t>
            </w:r>
            <w:r w:rsidRPr="6C004676" w:rsidR="798DFA67">
              <w:rPr>
                <w:rFonts w:asciiTheme="majorHAnsi" w:hAnsiTheme="majorHAnsi" w:cstheme="majorBidi"/>
                <w:sz w:val="22"/>
                <w:szCs w:val="22"/>
              </w:rPr>
              <w:t xml:space="preserve">he provided examples are loosely based on an existing </w:t>
            </w:r>
            <w:r w:rsidRPr="6C004676" w:rsidR="4D626148">
              <w:rPr>
                <w:rFonts w:asciiTheme="majorHAnsi" w:hAnsiTheme="majorHAnsi" w:cstheme="majorBidi"/>
                <w:sz w:val="22"/>
                <w:szCs w:val="22"/>
              </w:rPr>
              <w:t xml:space="preserve">application </w:t>
            </w:r>
            <w:r w:rsidRPr="6C004676" w:rsidR="72E2FD29">
              <w:rPr>
                <w:rFonts w:asciiTheme="majorHAnsi" w:hAnsiTheme="majorHAnsi" w:cstheme="majorBidi"/>
                <w:sz w:val="22"/>
                <w:szCs w:val="22"/>
              </w:rPr>
              <w:t xml:space="preserve">and </w:t>
            </w:r>
            <w:r w:rsidRPr="6C004676" w:rsidR="7F31E04F">
              <w:rPr>
                <w:rFonts w:asciiTheme="majorHAnsi" w:hAnsiTheme="majorHAnsi" w:cstheme="majorBidi"/>
                <w:sz w:val="22"/>
                <w:szCs w:val="22"/>
              </w:rPr>
              <w:t xml:space="preserve">represent portions </w:t>
            </w:r>
            <w:r w:rsidRPr="6C004676" w:rsidR="72E2FD29">
              <w:rPr>
                <w:rFonts w:asciiTheme="majorHAnsi" w:hAnsiTheme="majorHAnsi" w:cstheme="majorBidi"/>
                <w:sz w:val="22"/>
                <w:szCs w:val="22"/>
              </w:rPr>
              <w:t xml:space="preserve">of </w:t>
            </w:r>
            <w:r w:rsidRPr="6C004676" w:rsidR="479FF1AC">
              <w:rPr>
                <w:rFonts w:asciiTheme="majorHAnsi" w:hAnsiTheme="majorHAnsi" w:cstheme="majorBidi"/>
                <w:sz w:val="22"/>
                <w:szCs w:val="22"/>
              </w:rPr>
              <w:t xml:space="preserve">its </w:t>
            </w:r>
            <w:r w:rsidRPr="6C004676" w:rsidR="5C5E2B54">
              <w:rPr>
                <w:rFonts w:asciiTheme="majorHAnsi" w:hAnsiTheme="majorHAnsi" w:cstheme="majorBidi"/>
                <w:sz w:val="22"/>
                <w:szCs w:val="22"/>
              </w:rPr>
              <w:t>high-level</w:t>
            </w:r>
            <w:r w:rsidRPr="6C004676" w:rsidR="72E2FD29">
              <w:rPr>
                <w:rFonts w:asciiTheme="majorHAnsi" w:hAnsiTheme="majorHAnsi" w:cstheme="majorBidi"/>
                <w:sz w:val="22"/>
                <w:szCs w:val="22"/>
              </w:rPr>
              <w:t xml:space="preserve"> design.</w:t>
            </w:r>
          </w:p>
          <w:p w:rsidRPr="007B7DDE" w:rsidR="002A6081" w:rsidP="33500FF1" w:rsidRDefault="002A6081" w14:paraId="2768F9F9" w14:textId="5A87320D">
            <w:pPr>
              <w:widowControl w:val="0"/>
              <w:pBdr>
                <w:top w:val="nil"/>
                <w:left w:val="nil"/>
                <w:bottom w:val="nil"/>
                <w:right w:val="nil"/>
                <w:between w:val="nil"/>
              </w:pBdr>
              <w:jc w:val="center"/>
              <w:rPr>
                <w:rFonts w:asciiTheme="majorHAnsi" w:hAnsiTheme="majorHAnsi" w:cstheme="majorBidi"/>
                <w:sz w:val="22"/>
                <w:szCs w:val="22"/>
              </w:rPr>
            </w:pPr>
          </w:p>
          <w:p w:rsidR="00FA124D" w:rsidP="00FA124D" w:rsidRDefault="00FA124D" w14:paraId="5822870F" w14:textId="77777777">
            <w:pPr>
              <w:widowControl w:val="0"/>
              <w:pBdr>
                <w:top w:val="nil"/>
                <w:left w:val="nil"/>
                <w:bottom w:val="nil"/>
                <w:right w:val="nil"/>
                <w:between w:val="nil"/>
              </w:pBdr>
              <w:jc w:val="center"/>
              <w:rPr>
                <w:b/>
              </w:rPr>
            </w:pPr>
          </w:p>
          <w:p w:rsidR="00FA124D" w:rsidP="00FA124D" w:rsidRDefault="00FA124D" w14:paraId="43313DC8" w14:textId="77777777">
            <w:pPr>
              <w:widowControl w:val="0"/>
              <w:pBdr>
                <w:top w:val="nil"/>
                <w:left w:val="nil"/>
                <w:bottom w:val="nil"/>
                <w:right w:val="nil"/>
                <w:between w:val="nil"/>
              </w:pBdr>
              <w:jc w:val="center"/>
              <w:rPr>
                <w:b/>
              </w:rPr>
            </w:pPr>
          </w:p>
          <w:p w:rsidRPr="005256A2" w:rsidR="002A6081" w:rsidP="00FA124D" w:rsidRDefault="0052676E" w14:paraId="014A9629" w14:textId="6D8FDD7F">
            <w:pPr>
              <w:widowControl w:val="0"/>
              <w:pBdr>
                <w:top w:val="nil"/>
                <w:left w:val="nil"/>
                <w:bottom w:val="nil"/>
                <w:right w:val="nil"/>
                <w:between w:val="nil"/>
              </w:pBdr>
              <w:jc w:val="center"/>
              <w:rPr>
                <w:rFonts w:ascii="Calibri Bold" w:hAnsi="Calibri Bold"/>
                <w:b/>
                <w:sz w:val="22"/>
                <w:szCs w:val="22"/>
              </w:rPr>
            </w:pPr>
            <w:r w:rsidRPr="005256A2">
              <w:rPr>
                <w:rFonts w:ascii="Calibri Bold" w:hAnsi="Calibri Bold"/>
                <w:b/>
                <w:sz w:val="22"/>
                <w:szCs w:val="22"/>
              </w:rPr>
              <w:t>- QUESTIONS? -</w:t>
            </w:r>
          </w:p>
          <w:p w:rsidRPr="00AA3D11" w:rsidR="002A6081" w:rsidP="5512A1F3" w:rsidRDefault="1F3C6AC1" w14:paraId="0F6EBB82" w14:textId="4A3BE483">
            <w:pPr>
              <w:widowControl w:val="0"/>
              <w:pBdr>
                <w:top w:val="nil"/>
                <w:left w:val="nil"/>
                <w:bottom w:val="nil"/>
                <w:right w:val="nil"/>
                <w:between w:val="nil"/>
              </w:pBdr>
              <w:jc w:val="center"/>
              <w:rPr>
                <w:rFonts w:asciiTheme="majorHAnsi" w:hAnsiTheme="majorHAnsi" w:cstheme="majorBidi"/>
                <w:sz w:val="22"/>
                <w:szCs w:val="22"/>
              </w:rPr>
            </w:pPr>
            <w:r w:rsidRPr="5512A1F3">
              <w:rPr>
                <w:rFonts w:asciiTheme="majorHAnsi" w:hAnsiTheme="majorHAnsi" w:cstheme="majorBidi"/>
                <w:sz w:val="22"/>
                <w:szCs w:val="22"/>
              </w:rPr>
              <w:t xml:space="preserve">If you have questions about these instructions, the </w:t>
            </w:r>
            <w:r w:rsidRPr="5512A1F3" w:rsidR="245D25A9">
              <w:rPr>
                <w:rFonts w:asciiTheme="majorHAnsi" w:hAnsiTheme="majorHAnsi" w:cstheme="majorBidi"/>
                <w:sz w:val="22"/>
                <w:szCs w:val="22"/>
              </w:rPr>
              <w:t xml:space="preserve">HLD </w:t>
            </w:r>
            <w:r w:rsidRPr="5512A1F3">
              <w:rPr>
                <w:rFonts w:asciiTheme="majorHAnsi" w:hAnsiTheme="majorHAnsi" w:cstheme="majorBidi"/>
                <w:sz w:val="22"/>
                <w:szCs w:val="22"/>
              </w:rPr>
              <w:t xml:space="preserve">document, or the Technical Review process, please reach out to your </w:t>
            </w:r>
            <w:r w:rsidRPr="5512A1F3" w:rsidR="56D5C5AD">
              <w:rPr>
                <w:rFonts w:asciiTheme="majorHAnsi" w:hAnsiTheme="majorHAnsi" w:cstheme="majorBidi"/>
                <w:sz w:val="22"/>
                <w:szCs w:val="22"/>
              </w:rPr>
              <w:t>Service Manager</w:t>
            </w:r>
            <w:r w:rsidRPr="5512A1F3">
              <w:rPr>
                <w:rFonts w:asciiTheme="majorHAnsi" w:hAnsiTheme="majorHAnsi" w:cstheme="majorBidi"/>
                <w:sz w:val="22"/>
                <w:szCs w:val="22"/>
              </w:rPr>
              <w:t xml:space="preserve"> </w:t>
            </w:r>
            <w:r w:rsidRPr="5512A1F3" w:rsidR="1F85628C">
              <w:rPr>
                <w:rFonts w:asciiTheme="majorHAnsi" w:hAnsiTheme="majorHAnsi" w:cstheme="majorBidi"/>
                <w:sz w:val="22"/>
                <w:szCs w:val="22"/>
              </w:rPr>
              <w:t xml:space="preserve">or </w:t>
            </w:r>
            <w:r w:rsidRPr="5512A1F3" w:rsidR="7CFB253F">
              <w:rPr>
                <w:rFonts w:asciiTheme="majorHAnsi" w:hAnsiTheme="majorHAnsi" w:cstheme="majorBidi"/>
                <w:sz w:val="22"/>
                <w:szCs w:val="22"/>
              </w:rPr>
              <w:t xml:space="preserve">open an Architecture Support Request </w:t>
            </w:r>
            <w:hyperlink r:id="rId18">
              <w:r w:rsidRPr="5512A1F3" w:rsidR="7CFB253F">
                <w:rPr>
                  <w:rStyle w:val="Hyperlink"/>
                  <w:rFonts w:asciiTheme="majorHAnsi" w:hAnsiTheme="majorHAnsi" w:cstheme="majorBidi"/>
                  <w:sz w:val="22"/>
                  <w:szCs w:val="22"/>
                </w:rPr>
                <w:t>ASR</w:t>
              </w:r>
            </w:hyperlink>
            <w:r w:rsidRPr="5512A1F3" w:rsidR="0A5E8806">
              <w:rPr>
                <w:rFonts w:asciiTheme="majorHAnsi" w:hAnsiTheme="majorHAnsi" w:cstheme="majorBidi"/>
                <w:sz w:val="22"/>
                <w:szCs w:val="22"/>
              </w:rPr>
              <w:t>.</w:t>
            </w:r>
          </w:p>
          <w:p w:rsidR="5512A1F3" w:rsidP="5512A1F3" w:rsidRDefault="5512A1F3" w14:paraId="132425E7" w14:textId="1176D79E">
            <w:pPr>
              <w:widowControl w:val="0"/>
              <w:pBdr>
                <w:top w:val="nil"/>
                <w:left w:val="nil"/>
                <w:bottom w:val="nil"/>
                <w:right w:val="nil"/>
                <w:between w:val="nil"/>
              </w:pBdr>
              <w:jc w:val="center"/>
              <w:rPr>
                <w:rFonts w:asciiTheme="majorHAnsi" w:hAnsiTheme="majorHAnsi" w:cstheme="majorBidi"/>
                <w:sz w:val="22"/>
                <w:szCs w:val="22"/>
              </w:rPr>
            </w:pPr>
          </w:p>
          <w:p w:rsidR="5512A1F3" w:rsidP="5512A1F3" w:rsidRDefault="5512A1F3" w14:paraId="04800805" w14:textId="6F18085F">
            <w:pPr>
              <w:widowControl w:val="0"/>
              <w:pBdr>
                <w:top w:val="nil"/>
                <w:left w:val="nil"/>
                <w:bottom w:val="nil"/>
                <w:right w:val="nil"/>
                <w:between w:val="nil"/>
              </w:pBdr>
              <w:jc w:val="center"/>
              <w:rPr>
                <w:rFonts w:asciiTheme="majorHAnsi" w:hAnsiTheme="majorHAnsi" w:cstheme="majorBidi"/>
                <w:sz w:val="22"/>
                <w:szCs w:val="22"/>
              </w:rPr>
            </w:pPr>
          </w:p>
          <w:p w:rsidRPr="00AA3D11" w:rsidR="002A6081" w:rsidP="00FA124D" w:rsidRDefault="002A6081" w14:paraId="7B0BB1BD" w14:textId="51F4A976">
            <w:pPr>
              <w:widowControl w:val="0"/>
              <w:pBdr>
                <w:top w:val="nil"/>
                <w:left w:val="nil"/>
                <w:bottom w:val="nil"/>
                <w:right w:val="nil"/>
                <w:between w:val="nil"/>
              </w:pBdr>
              <w:jc w:val="center"/>
              <w:rPr>
                <w:rFonts w:asciiTheme="majorHAnsi" w:hAnsiTheme="majorHAnsi" w:cstheme="majorHAnsi"/>
                <w:sz w:val="22"/>
                <w:szCs w:val="22"/>
              </w:rPr>
            </w:pPr>
          </w:p>
          <w:p w:rsidRPr="000A1A3A" w:rsidR="002A6081" w:rsidP="2E26E2F4" w:rsidRDefault="1F208C6A" w14:paraId="256F4810" w14:textId="0F3449BE">
            <w:pPr>
              <w:widowControl w:val="0"/>
              <w:pBdr>
                <w:top w:val="nil"/>
                <w:left w:val="nil"/>
                <w:bottom w:val="nil"/>
                <w:right w:val="nil"/>
                <w:between w:val="nil"/>
              </w:pBdr>
              <w:jc w:val="center"/>
              <w:rPr>
                <w:rStyle w:val="Hyperlink"/>
                <w:rFonts w:asciiTheme="majorHAnsi" w:hAnsiTheme="majorHAnsi" w:cstheme="majorBidi"/>
                <w:sz w:val="22"/>
                <w:szCs w:val="22"/>
                <w:u w:val="none"/>
              </w:rPr>
            </w:pPr>
            <w:r w:rsidRPr="2E26E2F4">
              <w:rPr>
                <w:rFonts w:asciiTheme="majorHAnsi" w:hAnsiTheme="majorHAnsi" w:cstheme="majorBidi"/>
                <w:sz w:val="22"/>
                <w:szCs w:val="22"/>
              </w:rPr>
              <w:t xml:space="preserve">For the latest Salesforce HLD – </w:t>
            </w:r>
            <w:hyperlink r:id="rId19">
              <w:r w:rsidRPr="2E26E2F4" w:rsidR="436AEF0C">
                <w:rPr>
                  <w:rStyle w:val="Hyperlink"/>
                  <w:rFonts w:asciiTheme="majorHAnsi" w:hAnsiTheme="majorHAnsi" w:cstheme="majorBidi"/>
                  <w:sz w:val="22"/>
                  <w:szCs w:val="22"/>
                </w:rPr>
                <w:t>find it her</w:t>
              </w:r>
              <w:r w:rsidRPr="2E26E2F4">
                <w:rPr>
                  <w:rStyle w:val="Hyperlink"/>
                  <w:rFonts w:asciiTheme="majorHAnsi" w:hAnsiTheme="majorHAnsi" w:cstheme="majorBidi"/>
                  <w:sz w:val="22"/>
                  <w:szCs w:val="22"/>
                </w:rPr>
                <w:t>e</w:t>
              </w:r>
            </w:hyperlink>
            <w:r w:rsidRPr="2E26E2F4" w:rsidR="6CF87318">
              <w:rPr>
                <w:rStyle w:val="Hyperlink"/>
                <w:rFonts w:asciiTheme="majorHAnsi" w:hAnsiTheme="majorHAnsi" w:cstheme="majorBidi"/>
                <w:sz w:val="22"/>
                <w:szCs w:val="22"/>
              </w:rPr>
              <w:t xml:space="preserve"> </w:t>
            </w:r>
            <w:r w:rsidRPr="2E26E2F4" w:rsidR="6CF87318">
              <w:rPr>
                <w:rStyle w:val="Hyperlink"/>
                <w:rFonts w:asciiTheme="majorHAnsi" w:hAnsiTheme="majorHAnsi" w:cstheme="majorBidi"/>
                <w:sz w:val="22"/>
                <w:szCs w:val="22"/>
                <w:u w:val="none"/>
              </w:rPr>
              <w:t xml:space="preserve"> </w:t>
            </w:r>
          </w:p>
        </w:tc>
      </w:tr>
    </w:tbl>
    <w:p w:rsidR="006E3238" w:rsidP="003445B5" w:rsidRDefault="5473898A" w14:paraId="32D19607" w14:textId="2B64A4F9">
      <w:pPr>
        <w:pStyle w:val="Heading1"/>
      </w:pPr>
      <w:bookmarkStart w:name="_Toc197708010" w:id="2"/>
      <w:bookmarkStart w:name="_Toc197926866" w:id="3"/>
      <w:bookmarkStart w:name="_Toc2386193" w:id="4"/>
      <w:r>
        <w:lastRenderedPageBreak/>
        <w:t xml:space="preserve">Section 1: </w:t>
      </w:r>
      <w:r w:rsidR="27FBF66A">
        <w:t>Business &amp; Application Overview</w:t>
      </w:r>
      <w:bookmarkEnd w:id="2"/>
      <w:bookmarkEnd w:id="3"/>
      <w:bookmarkEnd w:id="4"/>
    </w:p>
    <w:p w:rsidR="5512A1F3" w:rsidP="5512A1F3" w:rsidRDefault="5512A1F3" w14:paraId="361327EC" w14:textId="76710DD6"/>
    <w:p w:rsidR="1EABE01D" w:rsidP="7F3C07F7" w:rsidRDefault="09947B6B" w14:paraId="0858724E" w14:textId="5DE50AD7">
      <w:pPr>
        <w:pStyle w:val="Heading2"/>
        <w:spacing w:before="0"/>
        <w:rPr>
          <w:color w:val="4F81BD" w:themeColor="accent1"/>
        </w:rPr>
      </w:pPr>
      <w:r w:rsidRPr="7F3C07F7">
        <w:rPr>
          <w:color w:val="4F81BD" w:themeColor="accent1"/>
        </w:rPr>
        <w:t xml:space="preserve">1.1 </w:t>
      </w:r>
      <w:r w:rsidRPr="7F3C07F7" w:rsidR="0EC176DF">
        <w:rPr>
          <w:color w:val="4F81BD" w:themeColor="accent1"/>
        </w:rPr>
        <w:t xml:space="preserve">VA </w:t>
      </w:r>
      <w:r w:rsidRPr="7F3C07F7">
        <w:rPr>
          <w:color w:val="4F81BD" w:themeColor="accent1"/>
        </w:rPr>
        <w:t xml:space="preserve">Application </w:t>
      </w:r>
      <w:r w:rsidRPr="7F3C07F7" w:rsidR="4C75BB74">
        <w:rPr>
          <w:color w:val="4F81BD" w:themeColor="accent1"/>
        </w:rPr>
        <w:t>System ID (VASI)</w:t>
      </w:r>
    </w:p>
    <w:p w:rsidR="5512A1F3" w:rsidP="5512A1F3" w:rsidRDefault="5512A1F3" w14:paraId="409EDAFA" w14:textId="21390995"/>
    <w:p w:rsidR="56647287" w:rsidP="6C004676" w:rsidRDefault="3858AD52" w14:paraId="1D74C5E6" w14:textId="79B79C36">
      <w:pPr>
        <w:ind w:firstLine="720"/>
        <w:rPr>
          <w:rFonts w:asciiTheme="minorHAnsi" w:hAnsiTheme="minorHAnsi" w:eastAsiaTheme="minorEastAsia" w:cstheme="minorBidi"/>
          <w:b/>
          <w:bCs/>
          <w:color w:val="4F81BD" w:themeColor="accent1"/>
        </w:rPr>
      </w:pPr>
      <w:r w:rsidRPr="6C004676">
        <w:rPr>
          <w:rFonts w:asciiTheme="majorHAnsi" w:hAnsiTheme="majorHAnsi" w:cstheme="majorBidi"/>
          <w:sz w:val="22"/>
          <w:szCs w:val="22"/>
        </w:rPr>
        <w:t xml:space="preserve">Guidance: Once you have the VASI for your </w:t>
      </w:r>
      <w:r w:rsidRPr="6C004676" w:rsidR="228DE7B9">
        <w:rPr>
          <w:rFonts w:asciiTheme="majorHAnsi" w:hAnsiTheme="majorHAnsi" w:cstheme="majorBidi"/>
          <w:sz w:val="22"/>
          <w:szCs w:val="22"/>
        </w:rPr>
        <w:t>application</w:t>
      </w:r>
      <w:r w:rsidRPr="6C004676">
        <w:rPr>
          <w:rFonts w:asciiTheme="majorHAnsi" w:hAnsiTheme="majorHAnsi" w:cstheme="majorBidi"/>
          <w:sz w:val="22"/>
          <w:szCs w:val="22"/>
        </w:rPr>
        <w:t>, please update this section.</w:t>
      </w:r>
    </w:p>
    <w:p w:rsidR="56647287" w:rsidP="6C004676" w:rsidRDefault="3ABAAF3C" w14:paraId="007C7652" w14:textId="7F8EEDEE">
      <w:pPr>
        <w:pStyle w:val="Response"/>
        <w:rPr>
          <w:rFonts w:asciiTheme="minorHAnsi" w:hAnsiTheme="minorHAnsi" w:eastAsiaTheme="minorEastAsia" w:cstheme="minorBidi"/>
        </w:rPr>
      </w:pPr>
      <w:r>
        <w:t xml:space="preserve">Response: </w:t>
      </w:r>
      <w:r>
        <w:rPr>
          <w:color w:val="FF0000"/>
        </w:rPr>
        <w:t>TBD</w:t>
      </w:r>
      <w:r>
        <w:t xml:space="preserve"> — Pending VASI Assignment</w:t>
      </w:r>
    </w:p>
    <w:tbl>
      <w:tblPr>
        <w:tblW w:w="10558"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1545"/>
        <w:gridCol w:w="1008"/>
        <w:gridCol w:w="8005"/>
      </w:tblGrid>
      <w:tr w:rsidR="56647287" w:rsidTr="78587983" w14:paraId="5F990911" w14:textId="77777777">
        <w:trPr>
          <w:trHeight w:val="300"/>
        </w:trPr>
        <w:tc>
          <w:tcPr>
            <w:tcW w:w="1545" w:type="dxa"/>
            <w:shd w:val="clear" w:color="auto" w:fill="C9DAF8"/>
            <w:tcMar>
              <w:top w:w="100" w:type="dxa"/>
              <w:left w:w="100" w:type="dxa"/>
              <w:bottom w:w="100" w:type="dxa"/>
              <w:right w:w="100" w:type="dxa"/>
            </w:tcMar>
          </w:tcPr>
          <w:p w:rsidR="56647287" w:rsidP="56647287" w:rsidRDefault="56647287" w14:paraId="03DB1007" w14:textId="77777777">
            <w:pPr>
              <w:widowControl w:val="0"/>
              <w:pBdr>
                <w:top w:val="nil"/>
                <w:left w:val="nil"/>
                <w:bottom w:val="nil"/>
                <w:right w:val="nil"/>
                <w:between w:val="nil"/>
              </w:pBdr>
              <w:jc w:val="center"/>
              <w:rPr>
                <w:rFonts w:asciiTheme="majorHAnsi" w:hAnsiTheme="majorHAnsi" w:cstheme="majorBidi"/>
                <w:b/>
                <w:bCs/>
              </w:rPr>
            </w:pPr>
            <w:r w:rsidRPr="56647287">
              <w:rPr>
                <w:rFonts w:asciiTheme="majorHAnsi" w:hAnsiTheme="majorHAnsi" w:cstheme="majorBidi"/>
                <w:b/>
                <w:bCs/>
              </w:rPr>
              <w:t>System</w:t>
            </w:r>
          </w:p>
        </w:tc>
        <w:tc>
          <w:tcPr>
            <w:tcW w:w="1008" w:type="dxa"/>
            <w:shd w:val="clear" w:color="auto" w:fill="C9DAF8"/>
          </w:tcPr>
          <w:p w:rsidR="56647287" w:rsidP="6C004676" w:rsidRDefault="0935663F" w14:paraId="133AF395" w14:textId="7787DF6C">
            <w:pPr>
              <w:widowControl w:val="0"/>
              <w:pBdr>
                <w:top w:val="nil"/>
                <w:left w:val="nil"/>
                <w:bottom w:val="nil"/>
                <w:right w:val="nil"/>
                <w:between w:val="nil"/>
              </w:pBdr>
              <w:jc w:val="center"/>
              <w:rPr>
                <w:rFonts w:asciiTheme="majorHAnsi" w:hAnsiTheme="majorHAnsi" w:cstheme="majorBidi"/>
                <w:b/>
                <w:bCs/>
              </w:rPr>
            </w:pPr>
            <w:r w:rsidRPr="6C004676">
              <w:rPr>
                <w:rFonts w:asciiTheme="majorHAnsi" w:hAnsiTheme="majorHAnsi" w:cstheme="majorBidi"/>
                <w:b/>
                <w:bCs/>
              </w:rPr>
              <w:t>VASI</w:t>
            </w:r>
          </w:p>
        </w:tc>
        <w:tc>
          <w:tcPr>
            <w:tcW w:w="8005" w:type="dxa"/>
            <w:shd w:val="clear" w:color="auto" w:fill="C9DAF8"/>
            <w:tcMar>
              <w:top w:w="100" w:type="dxa"/>
              <w:left w:w="100" w:type="dxa"/>
              <w:bottom w:w="100" w:type="dxa"/>
              <w:right w:w="100" w:type="dxa"/>
            </w:tcMar>
          </w:tcPr>
          <w:p w:rsidR="56647287" w:rsidP="56647287" w:rsidRDefault="56647287" w14:paraId="0A8EFD96" w14:textId="52D4998C">
            <w:pPr>
              <w:widowControl w:val="0"/>
              <w:pBdr>
                <w:top w:val="nil"/>
                <w:left w:val="nil"/>
                <w:bottom w:val="nil"/>
                <w:right w:val="nil"/>
                <w:between w:val="nil"/>
              </w:pBdr>
              <w:jc w:val="center"/>
              <w:rPr>
                <w:rFonts w:asciiTheme="majorHAnsi" w:hAnsiTheme="majorHAnsi" w:cstheme="majorBidi"/>
                <w:b/>
                <w:bCs/>
              </w:rPr>
            </w:pPr>
            <w:r w:rsidRPr="56647287">
              <w:rPr>
                <w:rFonts w:asciiTheme="majorHAnsi" w:hAnsiTheme="majorHAnsi" w:cstheme="majorBidi"/>
                <w:b/>
                <w:bCs/>
              </w:rPr>
              <w:t>Purpose</w:t>
            </w:r>
          </w:p>
        </w:tc>
      </w:tr>
      <w:tr w:rsidR="56647287" w:rsidTr="78587983" w14:paraId="1F3D4E8A" w14:textId="77777777">
        <w:trPr>
          <w:trHeight w:val="300"/>
        </w:trPr>
        <w:tc>
          <w:tcPr>
            <w:tcW w:w="1545" w:type="dxa"/>
            <w:tcMar>
              <w:top w:w="100" w:type="dxa"/>
              <w:left w:w="100" w:type="dxa"/>
              <w:bottom w:w="100" w:type="dxa"/>
              <w:right w:w="100" w:type="dxa"/>
            </w:tcMar>
            <w:vAlign w:val="center"/>
          </w:tcPr>
          <w:p w:rsidR="56647287" w:rsidP="78587983" w:rsidRDefault="229C2FF5" w14:paraId="41A02D32" w14:textId="0A133692">
            <w:pPr>
              <w:widowControl w:val="0"/>
              <w:pBdr>
                <w:top w:val="nil"/>
                <w:left w:val="nil"/>
                <w:bottom w:val="nil"/>
                <w:right w:val="nil"/>
                <w:between w:val="nil"/>
              </w:pBdr>
              <w:rPr>
                <w:rFonts w:asciiTheme="majorHAnsi" w:hAnsiTheme="majorHAnsi" w:eastAsiaTheme="majorEastAsia" w:cstheme="majorBidi"/>
                <w:color w:val="943634" w:themeColor="accent2" w:themeShade="BF"/>
                <w:sz w:val="22"/>
                <w:szCs w:val="22"/>
              </w:rPr>
            </w:pPr>
            <w:r w:rsidRPr="78587983">
              <w:rPr>
                <w:rFonts w:asciiTheme="majorHAnsi" w:hAnsiTheme="majorHAnsi" w:eastAsiaTheme="majorEastAsia" w:cstheme="majorBidi" w:ascii="Calibri" w:hAnsi="Calibri"/>
                <w:color w:val="943634" w:themeColor="accent2" w:themeShade="BF"/>
                <w:sz w:val="22"/>
                <w:szCs w:val="22"/>
              </w:rPr>
              <w:t>Nonprofit Success Pack (NPSP)</w:t>
            </w:r>
            <w:r w:rsidRPr="78587983" w:rsidR="4C499B79">
              <w:rPr>
                <w:rFonts w:asciiTheme="majorHAnsi" w:hAnsiTheme="majorHAnsi" w:eastAsiaTheme="majorEastAsia" w:cstheme="majorBidi" w:ascii="Calibri" w:hAnsi="Calibri"/>
                <w:color w:val="943634" w:themeColor="accent2" w:themeShade="BF"/>
                <w:sz w:val="22"/>
                <w:szCs w:val="22"/>
              </w:rPr>
            </w:r>
            <w:r w:rsidRPr="78587983" w:rsidR="73E16B1C">
              <w:rPr>
                <w:rStyle w:val="Hyperlink"/>
                <w:rFonts w:asciiTheme="majorHAnsi" w:hAnsiTheme="majorHAnsi" w:eastAsiaTheme="majorEastAsia" w:cstheme="majorBidi" w:ascii="Calibri" w:hAnsi="Calibri"/>
                <w:color w:val="943634" w:themeColor="accent2" w:themeShade="BF"/>
                <w:sz w:val="22"/>
                <w:szCs w:val="22"/>
                <w:u w:val="none"/>
              </w:rPr>
            </w:r>
          </w:p>
        </w:tc>
        <w:tc>
          <w:tcPr>
            <w:tcW w:w="1008" w:type="dxa"/>
            <w:vAlign w:val="center"/>
          </w:tcPr>
          <w:p w:rsidR="56647287" w:rsidP="78587983" w:rsidRDefault="229C2FF5" w14:paraId="2C556760" w14:textId="05205218">
            <w:pPr>
              <w:widowControl w:val="0"/>
              <w:pBdr>
                <w:top w:val="nil"/>
                <w:left w:val="nil"/>
                <w:bottom w:val="nil"/>
                <w:right w:val="nil"/>
                <w:between w:val="nil"/>
              </w:pBdr>
              <w:rPr>
                <w:rFonts w:asciiTheme="majorHAnsi" w:hAnsiTheme="majorHAnsi" w:eastAsiaTheme="majorEastAsia" w:cstheme="majorBidi"/>
                <w:color w:val="943634" w:themeColor="accent2" w:themeShade="BF"/>
                <w:sz w:val="22"/>
                <w:szCs w:val="22"/>
              </w:rPr>
            </w:pPr>
            <w:r w:rsidRPr="78587983">
              <w:rPr>
                <w:rFonts w:asciiTheme="majorHAnsi" w:hAnsiTheme="majorHAnsi" w:eastAsiaTheme="majorEastAsia" w:cstheme="majorBidi" w:ascii="Calibri" w:hAnsi="Calibri"/>
                <w:color w:val="FF0000"/>
                <w:sz w:val="22"/>
                <w:szCs w:val="22"/>
              </w:rPr>
              <w:t>TBD — Pending Assignment</w:t>
            </w:r>
            <w:r w:rsidRPr="78587983" w:rsidR="133827E2">
              <w:rPr>
                <w:rFonts w:asciiTheme="majorHAnsi" w:hAnsiTheme="majorHAnsi" w:eastAsiaTheme="majorEastAsia" w:cstheme="majorBidi" w:ascii="Calibri" w:hAnsi="Calibri"/>
                <w:color w:val="943634" w:themeColor="accent2" w:themeShade="BF"/>
                <w:sz w:val="22"/>
                <w:szCs w:val="22"/>
              </w:rPr>
            </w:r>
            <w:r w:rsidRPr="78587983">
              <w:rPr>
                <w:rFonts w:asciiTheme="majorHAnsi" w:hAnsiTheme="majorHAnsi" w:eastAsiaTheme="majorEastAsia" w:cstheme="majorBidi" w:ascii="Calibri" w:hAnsi="Calibri"/>
                <w:color w:val="943634" w:themeColor="accent2" w:themeShade="BF"/>
                <w:sz w:val="22"/>
                <w:szCs w:val="22"/>
              </w:rPr>
            </w:r>
          </w:p>
        </w:tc>
        <w:tc>
          <w:tcPr>
            <w:tcW w:w="8005" w:type="dxa"/>
            <w:tcMar>
              <w:top w:w="100" w:type="dxa"/>
              <w:left w:w="100" w:type="dxa"/>
              <w:bottom w:w="100" w:type="dxa"/>
              <w:right w:w="100" w:type="dxa"/>
            </w:tcMar>
          </w:tcPr>
          <w:p w:rsidR="56647287" w:rsidP="6C004676" w:rsidRDefault="649FACC1" w14:paraId="0C5016B5" w14:textId="2FFF933E">
            <w:pPr>
              <w:widowControl w:val="0"/>
              <w:pBdr>
                <w:top w:val="nil"/>
                <w:left w:val="nil"/>
                <w:bottom w:val="nil"/>
                <w:right w:val="nil"/>
                <w:between w:val="nil"/>
              </w:pBd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ascii="Calibri" w:hAnsi="Calibri"/>
                <w:color w:val="943634" w:themeColor="accent2" w:themeShade="BF"/>
                <w:sz w:val="22"/>
                <w:szCs w:val="22"/>
              </w:rPr>
              <w:t>Comprehensive nonprofit CRM for donor management, fundraising, and constituent engagement</w:t>
            </w:r>
            <w:r w:rsidRPr="6C004676" w:rsidR="5504E604">
              <w:rPr>
                <w:rFonts w:asciiTheme="majorHAnsi" w:hAnsiTheme="majorHAnsi" w:eastAsiaTheme="majorEastAsia" w:cstheme="majorBidi" w:ascii="Calibri" w:hAnsi="Calibri"/>
                <w:color w:val="943634" w:themeColor="accent2" w:themeShade="BF"/>
                <w:sz w:val="22"/>
                <w:szCs w:val="22"/>
              </w:rPr>
            </w:r>
            <w:r w:rsidRPr="6C004676" w:rsidR="5FFCFD3A">
              <w:rPr>
                <w:rFonts w:asciiTheme="majorHAnsi" w:hAnsiTheme="majorHAnsi" w:eastAsiaTheme="majorEastAsia" w:cstheme="majorBidi" w:ascii="Calibri" w:hAnsi="Calibri"/>
                <w:color w:val="943634" w:themeColor="accent2" w:themeShade="BF"/>
                <w:sz w:val="22"/>
                <w:szCs w:val="22"/>
              </w:rPr>
            </w:r>
            <w:r w:rsidRPr="6C004676" w:rsidR="79375577">
              <w:rPr>
                <w:rFonts w:asciiTheme="majorHAnsi" w:hAnsiTheme="majorHAnsi" w:eastAsiaTheme="majorEastAsia" w:cstheme="majorBidi" w:ascii="Calibri" w:hAnsi="Calibri"/>
                <w:color w:val="943634" w:themeColor="accent2" w:themeShade="BF"/>
                <w:sz w:val="22"/>
                <w:szCs w:val="22"/>
              </w:rPr>
            </w:r>
            <w:r w:rsidRPr="6C004676" w:rsidR="6E4A93ED">
              <w:rPr>
                <w:rFonts w:asciiTheme="majorHAnsi" w:hAnsiTheme="majorHAnsi" w:eastAsiaTheme="majorEastAsia" w:cstheme="majorBidi" w:ascii="Calibri" w:hAnsi="Calibri"/>
                <w:color w:val="943634" w:themeColor="accent2" w:themeShade="BF"/>
                <w:sz w:val="22"/>
                <w:szCs w:val="22"/>
              </w:rPr>
            </w:r>
            <w:r w:rsidRPr="6C004676" w:rsidR="79375577">
              <w:rPr>
                <w:rFonts w:asciiTheme="majorHAnsi" w:hAnsiTheme="majorHAnsi" w:eastAsiaTheme="majorEastAsia" w:cstheme="majorBidi" w:ascii="Calibri" w:hAnsi="Calibri"/>
                <w:color w:val="943634" w:themeColor="accent2" w:themeShade="BF"/>
                <w:sz w:val="22"/>
                <w:szCs w:val="22"/>
              </w:rPr>
            </w:r>
            <w:r w:rsidRPr="6C004676" w:rsidR="40017EE5">
              <w:rPr>
                <w:rFonts w:asciiTheme="majorHAnsi" w:hAnsiTheme="majorHAnsi" w:eastAsiaTheme="majorEastAsia" w:cstheme="majorBidi" w:ascii="Calibri" w:hAnsi="Calibri"/>
                <w:color w:val="943634" w:themeColor="accent2" w:themeShade="BF"/>
                <w:sz w:val="22"/>
                <w:szCs w:val="22"/>
              </w:rPr>
            </w:r>
            <w:r w:rsidRPr="6C004676">
              <w:rPr>
                <w:rFonts w:asciiTheme="majorHAnsi" w:hAnsiTheme="majorHAnsi" w:eastAsiaTheme="majorEastAsia" w:cstheme="majorBidi" w:ascii="Calibri" w:hAnsi="Calibri"/>
                <w:color w:val="943634" w:themeColor="accent2" w:themeShade="BF"/>
                <w:sz w:val="22"/>
                <w:szCs w:val="22"/>
              </w:rPr>
            </w:r>
          </w:p>
        </w:tc>
      </w:tr>
    </w:tbl>
    <w:p w:rsidR="00A656FD" w:rsidP="6C004676" w:rsidRDefault="7DF4F521" w14:paraId="110AEEA8" w14:textId="37779D02">
      <w:r>
        <w:t xml:space="preserve"> </w:t>
      </w:r>
      <w:r>
        <w:tab/>
      </w:r>
    </w:p>
    <w:p w:rsidR="00A656FD" w:rsidP="6C004676" w:rsidRDefault="41128841" w14:paraId="13E1DC4E" w14:textId="15C34FA7">
      <w:pPr>
        <w:ind w:firstLine="720"/>
        <w:rPr>
          <w:rFonts w:asciiTheme="majorHAnsi" w:hAnsiTheme="majorHAnsi" w:cstheme="majorBidi"/>
          <w:sz w:val="22"/>
          <w:szCs w:val="22"/>
        </w:rPr>
      </w:pPr>
      <w:r w:rsidRPr="2E26E2F4">
        <w:rPr>
          <w:rFonts w:asciiTheme="majorHAnsi" w:hAnsiTheme="majorHAnsi" w:cstheme="majorBidi"/>
          <w:sz w:val="22"/>
          <w:szCs w:val="22"/>
        </w:rPr>
        <w:t xml:space="preserve">Reference: </w:t>
      </w:r>
      <w:hyperlink w:anchor="system_and_application_domain_vasystems_na.htm" r:id="rId20">
        <w:r w:rsidRPr="2E26E2F4">
          <w:rPr>
            <w:rStyle w:val="Hyperlink"/>
            <w:rFonts w:asciiTheme="majorHAnsi" w:hAnsiTheme="majorHAnsi" w:cstheme="majorBidi"/>
            <w:sz w:val="22"/>
            <w:szCs w:val="22"/>
          </w:rPr>
          <w:t>VA System Inventory</w:t>
        </w:r>
      </w:hyperlink>
    </w:p>
    <w:p w:rsidR="2E26E2F4" w:rsidP="2E26E2F4" w:rsidRDefault="2E26E2F4" w14:paraId="0E7038D6" w14:textId="787FE6A7">
      <w:pPr>
        <w:ind w:firstLine="720"/>
        <w:rPr>
          <w:rFonts w:asciiTheme="majorHAnsi" w:hAnsiTheme="majorHAnsi" w:cstheme="majorBidi"/>
          <w:sz w:val="22"/>
          <w:szCs w:val="22"/>
        </w:rPr>
      </w:pPr>
    </w:p>
    <w:p w:rsidRPr="003445B5" w:rsidR="00C51270" w:rsidP="003445B5" w:rsidRDefault="49AF7F46" w14:paraId="0A902FBA" w14:textId="56127BA1">
      <w:pPr>
        <w:pStyle w:val="Heading2"/>
      </w:pPr>
      <w:bookmarkStart w:name="_pc1wrbtmjhkk" w:id="5"/>
      <w:bookmarkStart w:name="_Toc197708014" w:id="6"/>
      <w:bookmarkStart w:name="_Toc197926869" w:id="7"/>
      <w:bookmarkStart w:name="_Toc197940004" w:id="8"/>
      <w:bookmarkStart w:name="_Toc112807232" w:id="9"/>
      <w:bookmarkEnd w:id="5"/>
      <w:r>
        <w:t>1.</w:t>
      </w:r>
      <w:r w:rsidR="290887AE">
        <w:t>2</w:t>
      </w:r>
      <w:r w:rsidR="0FE21B9E">
        <w:t xml:space="preserve"> </w:t>
      </w:r>
      <w:r w:rsidR="3067A0F2">
        <w:t>Business Objective</w:t>
      </w:r>
      <w:r w:rsidR="6723DC57">
        <w:t>s</w:t>
      </w:r>
      <w:bookmarkEnd w:id="6"/>
      <w:bookmarkEnd w:id="7"/>
      <w:bookmarkEnd w:id="8"/>
      <w:bookmarkEnd w:id="9"/>
    </w:p>
    <w:p w:rsidR="6C004676" w:rsidP="6C004676" w:rsidRDefault="6C004676" w14:paraId="0B32B7C7" w14:textId="30568120">
      <w:pPr>
        <w:rPr>
          <w:rFonts w:asciiTheme="majorHAnsi" w:hAnsiTheme="majorHAnsi" w:eastAsiaTheme="majorEastAsia" w:cstheme="majorBidi"/>
          <w:b/>
          <w:bCs/>
          <w:color w:val="4F81BD" w:themeColor="accent1"/>
        </w:rPr>
      </w:pPr>
    </w:p>
    <w:p w:rsidRPr="00F14BD0" w:rsidR="00CA0F46" w:rsidP="6C004676" w:rsidRDefault="01B7F4C0" w14:paraId="1FDF9418" w14:textId="60FF5CB8">
      <w:pPr>
        <w:rPr>
          <w:rFonts w:asciiTheme="majorHAnsi" w:hAnsiTheme="majorHAnsi" w:cstheme="majorBidi"/>
        </w:rPr>
      </w:pPr>
      <w:bookmarkStart w:name="_Toc197940005" w:id="10"/>
      <w:bookmarkStart w:name="_Toc1986144482" w:id="11"/>
      <w:r w:rsidRPr="6C004676">
        <w:rPr>
          <w:rStyle w:val="ResponseChar"/>
        </w:rPr>
        <w:t>Response: The Nonprofit Success Pack (NPSP) provides a comprehensive CRM solution for nonprofit organizations built on the Salesforce platform. Key business objectives include:</w:t>
        <w:br/>
        <w:br/>
        <w:t>1. Donor Management: Enable nonprofits to track and manage donor relationships, giving history, and engagement through household and organizational account models.</w:t>
        <w:br/>
        <w:br/>
        <w:t>2. Fundraising Automation: Streamline donation processing with Gift Entry, Batch Data Import (BDI), and automated payment handling including integration with Salesforce Elevate payment services.</w:t>
        <w:br/>
        <w:br/>
        <w:t>3. Recurring Giving: Support sustaining donor programs through Enhanced Recurring Donations (RD2) with flexible schedules, pause capabilities, and Elevate payment commitments.</w:t>
        <w:br/>
        <w:br/>
        <w:t>4. Financial Reporting: Provide customizable rollup summaries (CRLP) for donor statistics, GAU allocations for fund accounting, and soft credit attribution.</w:t>
        <w:br/>
        <w:br/>
        <w:t>5. Constituent Engagement: Automate donor cultivation through Engagement Plans, Levels-based scoring, and relationship tracking.</w:t>
        <w:br/>
        <w:br/>
        <w:t>6. Data Quality: Maintain accurate constituent data with address verification services (SmartyStreets, Cicero, Google Geocoding) and duplicate management.</w:t>
      </w:r>
      <w:r w:rsidRPr="6C004676" w:rsidR="3AB8435D">
        <w:rPr>
          <w:rStyle w:val="ResponseChar"/>
        </w:rPr>
      </w:r>
      <w:r w:rsidRPr="6C004676">
        <w:rPr>
          <w:rStyle w:val="ResponseChar"/>
        </w:rPr>
      </w:r>
      <w:r w:rsidRPr="6C004676" w:rsidR="3713CCBA">
        <w:rPr>
          <w:rStyle w:val="ResponseChar"/>
        </w:rPr>
      </w:r>
      <w:bookmarkEnd w:id="10"/>
      <w:bookmarkEnd w:id="11"/>
      <w:r w:rsidR="67E13C78"/>
    </w:p>
    <w:p w:rsidRPr="001762D6" w:rsidR="001762D6" w:rsidP="33500FF1" w:rsidRDefault="773A16B5" w14:paraId="5062FDF6" w14:textId="5D1F919B">
      <w:pPr>
        <w:spacing w:line="276" w:lineRule="auto"/>
        <w:ind w:left="720"/>
        <w:rPr>
          <w:rFonts w:asciiTheme="majorHAnsi" w:hAnsiTheme="majorHAnsi" w:cstheme="majorBidi"/>
          <w:color w:val="943634" w:themeColor="accent2" w:themeShade="BF"/>
          <w:sz w:val="22"/>
          <w:szCs w:val="22"/>
        </w:rPr>
      </w:pPr>
      <w:r w:rsidRPr="33500FF1">
        <w:rPr>
          <w:rFonts w:asciiTheme="majorHAnsi" w:hAnsiTheme="majorHAnsi" w:cstheme="majorBidi"/>
          <w:b/>
          <w:bCs/>
          <w:color w:val="943634" w:themeColor="accent2" w:themeShade="BF"/>
          <w:sz w:val="22"/>
          <w:szCs w:val="22"/>
        </w:rPr>
        <w:t>&lt;</w:t>
      </w:r>
      <w:r w:rsidRPr="33500FF1" w:rsidR="001762D6">
        <w:rPr>
          <w:rFonts w:asciiTheme="majorHAnsi" w:hAnsiTheme="majorHAnsi" w:cstheme="majorBidi"/>
          <w:color w:val="943634" w:themeColor="accent2" w:themeShade="BF"/>
          <w:sz w:val="22"/>
          <w:szCs w:val="22"/>
        </w:rPr>
        <w:t>To enhance the VA's Program of Comprehensive Assistance for Family Caregivers (PCAFC) by implementing the Salesforce-based Caregiver Records Management Application (CARMA), thereby streamlining caregiver support processes, ensuring consistent eligibility determinations, and improving the overall experience for both caregivers and Veterans.</w:t>
      </w:r>
    </w:p>
    <w:p w:rsidRPr="001762D6" w:rsidR="001762D6" w:rsidP="6C004676" w:rsidRDefault="001762D6" w14:paraId="00B59C9D" w14:textId="77777777">
      <w:pPr>
        <w:spacing w:line="276" w:lineRule="auto"/>
        <w:ind w:left="720"/>
        <w:rPr>
          <w:rFonts w:asciiTheme="majorHAnsi" w:hAnsiTheme="majorHAnsi" w:cstheme="majorBidi"/>
          <w:color w:val="943634" w:themeColor="accent2" w:themeShade="BF"/>
          <w:sz w:val="22"/>
          <w:szCs w:val="22"/>
        </w:rPr>
      </w:pPr>
      <w:r w:rsidRPr="6C004676">
        <w:rPr>
          <w:rFonts w:asciiTheme="majorHAnsi" w:hAnsiTheme="majorHAnsi" w:cstheme="majorBidi"/>
          <w:b/>
          <w:bCs/>
          <w:color w:val="943634" w:themeColor="accent2" w:themeShade="BF"/>
          <w:sz w:val="22"/>
          <w:szCs w:val="22"/>
        </w:rPr>
        <w:t>Key Goals</w:t>
      </w:r>
      <w:r w:rsidRPr="6C004676">
        <w:rPr>
          <w:rFonts w:asciiTheme="majorHAnsi" w:hAnsiTheme="majorHAnsi" w:cstheme="majorBidi"/>
          <w:color w:val="943634" w:themeColor="accent2" w:themeShade="BF"/>
          <w:sz w:val="22"/>
          <w:szCs w:val="22"/>
        </w:rPr>
        <w:t>:</w:t>
      </w:r>
    </w:p>
    <w:p w:rsidRPr="001762D6" w:rsidR="001762D6" w:rsidP="00FD18FB" w:rsidRDefault="001762D6" w14:paraId="5245E922" w14:textId="77777777">
      <w:pPr>
        <w:numPr>
          <w:ilvl w:val="0"/>
          <w:numId w:val="18"/>
        </w:numPr>
        <w:tabs>
          <w:tab w:val="clear" w:pos="720"/>
          <w:tab w:val="num" w:pos="1440"/>
        </w:tabs>
        <w:spacing w:line="276" w:lineRule="auto"/>
        <w:ind w:left="1440"/>
        <w:rPr>
          <w:rFonts w:asciiTheme="majorHAnsi" w:hAnsiTheme="majorHAnsi" w:cstheme="majorBidi"/>
          <w:color w:val="943634" w:themeColor="accent2" w:themeShade="BF"/>
          <w:sz w:val="22"/>
          <w:szCs w:val="22"/>
        </w:rPr>
      </w:pPr>
      <w:r w:rsidRPr="33500FF1">
        <w:rPr>
          <w:rFonts w:asciiTheme="majorHAnsi" w:hAnsiTheme="majorHAnsi" w:cstheme="majorBidi"/>
          <w:b/>
          <w:bCs/>
          <w:color w:val="943634" w:themeColor="accent2" w:themeShade="BF"/>
          <w:sz w:val="22"/>
          <w:szCs w:val="22"/>
        </w:rPr>
        <w:t>Automate Caregiver Documentation</w:t>
      </w:r>
      <w:r w:rsidRPr="33500FF1">
        <w:rPr>
          <w:rFonts w:asciiTheme="majorHAnsi" w:hAnsiTheme="majorHAnsi" w:cstheme="majorBidi"/>
          <w:color w:val="943634" w:themeColor="accent2" w:themeShade="BF"/>
          <w:sz w:val="22"/>
          <w:szCs w:val="22"/>
        </w:rPr>
        <w:t>: Enable Caregiver Support Coordinators to efficiently create and manage electronic health records for family caregivers, capturing clinical interactions with a single click.</w:t>
      </w:r>
    </w:p>
    <w:p w:rsidRPr="001762D6" w:rsidR="001762D6" w:rsidP="00FD18FB" w:rsidRDefault="001762D6" w14:paraId="5F0D9CBC" w14:textId="77777777">
      <w:pPr>
        <w:numPr>
          <w:ilvl w:val="0"/>
          <w:numId w:val="18"/>
        </w:numPr>
        <w:tabs>
          <w:tab w:val="clear" w:pos="720"/>
          <w:tab w:val="num" w:pos="1440"/>
        </w:tabs>
        <w:spacing w:line="276" w:lineRule="auto"/>
        <w:ind w:left="1440"/>
        <w:rPr>
          <w:rFonts w:asciiTheme="majorHAnsi" w:hAnsiTheme="majorHAnsi" w:cstheme="majorBidi"/>
          <w:color w:val="943634" w:themeColor="accent2" w:themeShade="BF"/>
          <w:sz w:val="22"/>
          <w:szCs w:val="22"/>
        </w:rPr>
      </w:pPr>
      <w:r w:rsidRPr="33500FF1">
        <w:rPr>
          <w:rFonts w:asciiTheme="majorHAnsi" w:hAnsiTheme="majorHAnsi" w:cstheme="majorBidi"/>
          <w:b/>
          <w:bCs/>
          <w:color w:val="943634" w:themeColor="accent2" w:themeShade="BF"/>
          <w:sz w:val="22"/>
          <w:szCs w:val="22"/>
        </w:rPr>
        <w:t>Standardize Stipend Calculations</w:t>
      </w:r>
      <w:r w:rsidRPr="33500FF1">
        <w:rPr>
          <w:rFonts w:asciiTheme="majorHAnsi" w:hAnsiTheme="majorHAnsi" w:cstheme="majorBidi"/>
          <w:color w:val="943634" w:themeColor="accent2" w:themeShade="BF"/>
          <w:sz w:val="22"/>
          <w:szCs w:val="22"/>
        </w:rPr>
        <w:t>: Implement systematic adjustments to the VA’s stipend payment calculations, ensuring consistency and accuracy across the program.</w:t>
      </w:r>
    </w:p>
    <w:p w:rsidRPr="00F14BD0" w:rsidR="00005703" w:rsidP="00FD18FB" w:rsidRDefault="001762D6" w14:paraId="0B3217EA" w14:textId="4DA781AC">
      <w:pPr>
        <w:numPr>
          <w:ilvl w:val="0"/>
          <w:numId w:val="18"/>
        </w:numPr>
        <w:tabs>
          <w:tab w:val="clear" w:pos="720"/>
          <w:tab w:val="num" w:pos="1440"/>
        </w:tabs>
        <w:spacing w:line="276" w:lineRule="auto"/>
        <w:ind w:left="1440"/>
        <w:rPr>
          <w:rFonts w:asciiTheme="majorHAnsi" w:hAnsiTheme="majorHAnsi" w:cstheme="majorBidi"/>
          <w:sz w:val="22"/>
          <w:szCs w:val="22"/>
        </w:rPr>
      </w:pPr>
      <w:r w:rsidRPr="33500FF1">
        <w:rPr>
          <w:rFonts w:asciiTheme="majorHAnsi" w:hAnsiTheme="majorHAnsi" w:cstheme="majorBidi"/>
          <w:b/>
          <w:bCs/>
          <w:color w:val="943634" w:themeColor="accent2" w:themeShade="BF"/>
          <w:sz w:val="22"/>
          <w:szCs w:val="22"/>
        </w:rPr>
        <w:t>Enhance Program Oversight</w:t>
      </w:r>
      <w:r w:rsidRPr="33500FF1">
        <w:rPr>
          <w:rFonts w:asciiTheme="majorHAnsi" w:hAnsiTheme="majorHAnsi" w:cstheme="majorBidi"/>
          <w:color w:val="943634" w:themeColor="accent2" w:themeShade="BF"/>
          <w:sz w:val="22"/>
          <w:szCs w:val="22"/>
        </w:rPr>
        <w:t>: Provide automated alerts to VA users for timely annual reassessments of PCAFC participants, promoting proactive program management.</w:t>
      </w:r>
      <w:r w:rsidRPr="33500FF1" w:rsidR="7372A31F">
        <w:rPr>
          <w:rFonts w:asciiTheme="majorHAnsi" w:hAnsiTheme="majorHAnsi" w:cstheme="majorBidi"/>
          <w:b/>
          <w:bCs/>
          <w:color w:val="943634" w:themeColor="accent2" w:themeShade="BF"/>
          <w:sz w:val="22"/>
          <w:szCs w:val="22"/>
        </w:rPr>
        <w:t>&gt;</w:t>
      </w:r>
    </w:p>
    <w:p w:rsidR="4E5C14E0" w:rsidP="6C004676" w:rsidRDefault="4E5C14E0" w14:paraId="7154A96E" w14:textId="3BC67D90">
      <w:pPr>
        <w:spacing w:line="276" w:lineRule="auto"/>
        <w:rPr>
          <w:rFonts w:asciiTheme="majorHAnsi" w:hAnsiTheme="majorHAnsi" w:cstheme="majorBidi"/>
          <w:b/>
          <w:bCs/>
          <w:color w:val="943634" w:themeColor="accent2" w:themeShade="BF"/>
          <w:sz w:val="22"/>
          <w:szCs w:val="22"/>
        </w:rPr>
      </w:pPr>
    </w:p>
    <w:p w:rsidR="2E26E2F4" w:rsidP="2E26E2F4" w:rsidRDefault="2E26E2F4" w14:paraId="7363D68A" w14:textId="009AF380">
      <w:pPr>
        <w:spacing w:line="276" w:lineRule="auto"/>
        <w:rPr>
          <w:rFonts w:asciiTheme="majorHAnsi" w:hAnsiTheme="majorHAnsi" w:cstheme="majorBidi"/>
          <w:b/>
          <w:bCs/>
          <w:color w:val="943634" w:themeColor="accent2" w:themeShade="BF"/>
          <w:sz w:val="22"/>
          <w:szCs w:val="22"/>
        </w:rPr>
      </w:pPr>
    </w:p>
    <w:p w:rsidR="00F71A06" w:rsidP="2E26E2F4" w:rsidRDefault="00F71A06" w14:paraId="6A0FC293" w14:textId="77777777">
      <w:pPr>
        <w:spacing w:line="276" w:lineRule="auto"/>
        <w:rPr>
          <w:rFonts w:asciiTheme="majorHAnsi" w:hAnsiTheme="majorHAnsi" w:cstheme="majorBidi"/>
          <w:b/>
          <w:bCs/>
          <w:color w:val="943634" w:themeColor="accent2" w:themeShade="BF"/>
          <w:sz w:val="22"/>
          <w:szCs w:val="22"/>
        </w:rPr>
      </w:pPr>
    </w:p>
    <w:p w:rsidR="00F71A06" w:rsidP="2E26E2F4" w:rsidRDefault="00F71A06" w14:paraId="208D4041" w14:textId="77777777">
      <w:pPr>
        <w:spacing w:line="276" w:lineRule="auto"/>
        <w:rPr>
          <w:rFonts w:asciiTheme="majorHAnsi" w:hAnsiTheme="majorHAnsi" w:cstheme="majorBidi"/>
          <w:b/>
          <w:bCs/>
          <w:color w:val="943634" w:themeColor="accent2" w:themeShade="BF"/>
          <w:sz w:val="22"/>
          <w:szCs w:val="22"/>
        </w:rPr>
      </w:pPr>
    </w:p>
    <w:p w:rsidR="00F71A06" w:rsidP="2E26E2F4" w:rsidRDefault="00F71A06" w14:paraId="667B35E9" w14:textId="77777777">
      <w:pPr>
        <w:spacing w:line="276" w:lineRule="auto"/>
        <w:rPr>
          <w:rFonts w:asciiTheme="majorHAnsi" w:hAnsiTheme="majorHAnsi" w:cstheme="majorBidi"/>
          <w:b/>
          <w:bCs/>
          <w:color w:val="943634" w:themeColor="accent2" w:themeShade="BF"/>
          <w:sz w:val="22"/>
          <w:szCs w:val="22"/>
        </w:rPr>
      </w:pPr>
    </w:p>
    <w:p w:rsidR="00F71A06" w:rsidP="2E26E2F4" w:rsidRDefault="00F71A06" w14:paraId="4DEE1E79" w14:textId="77777777">
      <w:pPr>
        <w:spacing w:line="276" w:lineRule="auto"/>
        <w:rPr>
          <w:rFonts w:asciiTheme="majorHAnsi" w:hAnsiTheme="majorHAnsi" w:cstheme="majorBidi"/>
          <w:b/>
          <w:bCs/>
          <w:color w:val="943634" w:themeColor="accent2" w:themeShade="BF"/>
          <w:sz w:val="22"/>
          <w:szCs w:val="22"/>
        </w:rPr>
      </w:pPr>
    </w:p>
    <w:p w:rsidR="5512A1F3" w:rsidP="6C004676" w:rsidRDefault="7E72999E" w14:paraId="07964177" w14:textId="58D5009E">
      <w:pPr>
        <w:pStyle w:val="Heading2"/>
      </w:pPr>
      <w:bookmarkStart w:name="_Toc197708015" w:id="12"/>
      <w:bookmarkStart w:name="_Toc197940006" w:id="13"/>
      <w:bookmarkStart w:name="_Toc78307393" w:id="14"/>
      <w:r>
        <w:t>1.</w:t>
      </w:r>
      <w:r w:rsidR="36D48314">
        <w:t>3</w:t>
      </w:r>
      <w:r>
        <w:t xml:space="preserve"> </w:t>
      </w:r>
      <w:r w:rsidR="62901B42">
        <w:t>M</w:t>
      </w:r>
      <w:r>
        <w:t>ajor business processes</w:t>
      </w:r>
      <w:bookmarkEnd w:id="12"/>
      <w:bookmarkEnd w:id="13"/>
      <w:bookmarkEnd w:id="14"/>
    </w:p>
    <w:p w:rsidR="6C004676" w:rsidP="6C004676" w:rsidRDefault="6C004676" w14:paraId="5CCE35B3" w14:textId="65CB1E99">
      <w:pPr>
        <w:ind w:left="720"/>
        <w:rPr>
          <w:rFonts w:asciiTheme="majorHAnsi" w:hAnsiTheme="majorHAnsi" w:cstheme="majorBidi"/>
          <w:sz w:val="22"/>
          <w:szCs w:val="22"/>
        </w:rPr>
      </w:pPr>
    </w:p>
    <w:p w:rsidR="00FE376F" w:rsidP="6C004676" w:rsidRDefault="6BC852B6" w14:paraId="288F9442" w14:textId="240E82D5">
      <w:pPr>
        <w:ind w:left="720"/>
        <w:rPr>
          <w:rFonts w:asciiTheme="majorHAnsi" w:hAnsiTheme="majorHAnsi" w:cstheme="majorBidi"/>
          <w:sz w:val="22"/>
          <w:szCs w:val="22"/>
        </w:rPr>
      </w:pPr>
      <w:r w:rsidRPr="00FDAC90">
        <w:rPr>
          <w:rFonts w:asciiTheme="majorHAnsi" w:hAnsiTheme="majorHAnsi" w:cstheme="majorBidi"/>
          <w:sz w:val="22"/>
          <w:szCs w:val="22"/>
        </w:rPr>
        <w:t>Guidance:</w:t>
      </w:r>
      <w:r w:rsidRPr="00FDAC90" w:rsidR="1C864999">
        <w:rPr>
          <w:rFonts w:asciiTheme="majorHAnsi" w:hAnsiTheme="majorHAnsi" w:cstheme="majorBidi"/>
          <w:sz w:val="22"/>
          <w:szCs w:val="22"/>
        </w:rPr>
        <w:t xml:space="preserve"> </w:t>
      </w:r>
      <w:r w:rsidRPr="00FDAC90" w:rsidR="13DF42E5">
        <w:rPr>
          <w:rFonts w:asciiTheme="majorHAnsi" w:hAnsiTheme="majorHAnsi" w:cstheme="majorBidi"/>
          <w:sz w:val="22"/>
          <w:szCs w:val="22"/>
        </w:rPr>
        <w:t>List the major business processes implemented or supported by your application.</w:t>
      </w:r>
      <w:r w:rsidRPr="00FDAC90" w:rsidR="2D7D473E">
        <w:rPr>
          <w:rFonts w:asciiTheme="majorHAnsi" w:hAnsiTheme="majorHAnsi" w:cstheme="majorBidi"/>
          <w:sz w:val="22"/>
          <w:szCs w:val="22"/>
        </w:rPr>
        <w:t xml:space="preserve"> </w:t>
      </w:r>
      <w:r w:rsidRPr="00FDAC90" w:rsidR="1B0E966B">
        <w:rPr>
          <w:rFonts w:asciiTheme="majorHAnsi" w:hAnsiTheme="majorHAnsi" w:cstheme="majorBidi"/>
          <w:sz w:val="22"/>
          <w:szCs w:val="22"/>
        </w:rPr>
        <w:t>A</w:t>
      </w:r>
      <w:r w:rsidRPr="00FDAC90" w:rsidR="13410F4A">
        <w:rPr>
          <w:rFonts w:asciiTheme="majorHAnsi" w:hAnsiTheme="majorHAnsi" w:cstheme="majorBidi"/>
          <w:sz w:val="22"/>
          <w:szCs w:val="22"/>
        </w:rPr>
        <w:t xml:space="preserve"> </w:t>
      </w:r>
      <w:r w:rsidRPr="00FDAC90" w:rsidR="656CDEE4">
        <w:rPr>
          <w:rFonts w:asciiTheme="majorHAnsi" w:hAnsiTheme="majorHAnsi" w:cstheme="majorBidi"/>
          <w:sz w:val="22"/>
          <w:szCs w:val="22"/>
        </w:rPr>
        <w:t xml:space="preserve">Business Process Flow diagram </w:t>
      </w:r>
      <w:r w:rsidRPr="00FDAC90" w:rsidR="7E26516D">
        <w:rPr>
          <w:rFonts w:asciiTheme="majorHAnsi" w:hAnsiTheme="majorHAnsi" w:cstheme="majorBidi"/>
          <w:sz w:val="22"/>
          <w:szCs w:val="22"/>
        </w:rPr>
        <w:t>is</w:t>
      </w:r>
      <w:r w:rsidRPr="00FDAC90" w:rsidR="04A4F6EB">
        <w:rPr>
          <w:rFonts w:asciiTheme="majorHAnsi" w:hAnsiTheme="majorHAnsi" w:cstheme="majorBidi"/>
          <w:sz w:val="22"/>
          <w:szCs w:val="22"/>
        </w:rPr>
        <w:t xml:space="preserve"> only</w:t>
      </w:r>
      <w:r w:rsidRPr="00FDAC90" w:rsidR="7E26516D">
        <w:rPr>
          <w:rFonts w:asciiTheme="majorHAnsi" w:hAnsiTheme="majorHAnsi" w:cstheme="majorBidi"/>
          <w:sz w:val="22"/>
          <w:szCs w:val="22"/>
        </w:rPr>
        <w:t xml:space="preserve"> required for</w:t>
      </w:r>
      <w:r w:rsidRPr="00FDAC90" w:rsidR="656CDEE4">
        <w:rPr>
          <w:rFonts w:asciiTheme="majorHAnsi" w:hAnsiTheme="majorHAnsi" w:cstheme="majorBidi"/>
          <w:sz w:val="22"/>
          <w:szCs w:val="22"/>
        </w:rPr>
        <w:t xml:space="preserve"> the Technical Design Document.</w:t>
      </w:r>
    </w:p>
    <w:p w:rsidR="00F71A06" w:rsidP="6C004676" w:rsidRDefault="00F71A06" w14:paraId="3BC6A432" w14:textId="77777777">
      <w:pPr>
        <w:pStyle w:val="Response"/>
      </w:pPr>
      <w:bookmarkStart w:name="_Toc197940007" w:id="15"/>
      <w:bookmarkStart w:name="_Toc1651370587" w:id="16"/>
    </w:p>
    <w:p w:rsidRPr="00F14BD0" w:rsidR="00F84C6F" w:rsidP="6C004676" w:rsidRDefault="64A7E76D" w14:paraId="03E212DD" w14:textId="1473DBDF">
      <w:pPr>
        <w:pStyle w:val="Response"/>
      </w:pPr>
      <w:r>
        <w:t>Response: See table below for major business processes.</w:t>
      </w:r>
      <w:bookmarkEnd w:id="15"/>
      <w:bookmarkEnd w:id="16"/>
    </w:p>
    <w:p w:rsidR="00F84C6F" w:rsidP="0F3FA3EC" w:rsidRDefault="00F84C6F" w14:paraId="4ADD0DB7" w14:textId="77777777">
      <w:pPr>
        <w:pBdr>
          <w:top w:val="nil"/>
          <w:left w:val="nil"/>
          <w:bottom w:val="nil"/>
          <w:right w:val="nil"/>
          <w:between w:val="nil"/>
        </w:pBdr>
        <w:rPr>
          <w:highlight w:val="yellow"/>
        </w:rPr>
      </w:pPr>
    </w:p>
    <w:tbl>
      <w:tblPr>
        <w:tblW w:w="1079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1788"/>
        <w:gridCol w:w="2340"/>
        <w:gridCol w:w="2400"/>
        <w:gridCol w:w="2250"/>
        <w:gridCol w:w="2012"/>
      </w:tblGrid>
      <w:tr w:rsidR="00EA672E" w:rsidTr="2DDE5CC0" w14:paraId="52D64C24" w14:textId="20B4845E">
        <w:trPr>
          <w:trHeight w:val="492"/>
        </w:trPr>
        <w:tc>
          <w:tcPr>
            <w:tcW w:w="1788" w:type="dxa"/>
            <w:shd w:val="clear" w:color="auto" w:fill="C9DAF8"/>
            <w:tcMar/>
          </w:tcPr>
          <w:p w:rsidRPr="00B409E1" w:rsidR="00E245BA" w:rsidP="00E245BA" w:rsidRDefault="00E245BA" w14:paraId="1F37D89D" w14:textId="17D766F1">
            <w:pPr>
              <w:widowControl w:val="0"/>
              <w:pBdr>
                <w:top w:val="nil"/>
                <w:left w:val="nil"/>
                <w:bottom w:val="nil"/>
                <w:right w:val="nil"/>
                <w:between w:val="nil"/>
              </w:pBdr>
              <w:jc w:val="center"/>
              <w:rPr>
                <w:rFonts w:asciiTheme="majorHAnsi" w:hAnsiTheme="majorHAnsi" w:cstheme="majorHAnsi"/>
                <w:b/>
                <w:bCs/>
              </w:rPr>
            </w:pPr>
            <w:r w:rsidRPr="00B409E1">
              <w:rPr>
                <w:rFonts w:asciiTheme="majorHAnsi" w:hAnsiTheme="majorHAnsi" w:cstheme="majorHAnsi"/>
                <w:b/>
                <w:bCs/>
              </w:rPr>
              <w:t>Business Process</w:t>
            </w:r>
          </w:p>
        </w:tc>
        <w:tc>
          <w:tcPr>
            <w:tcW w:w="2340" w:type="dxa"/>
            <w:shd w:val="clear" w:color="auto" w:fill="C9DAF8"/>
            <w:tcMar>
              <w:top w:w="100" w:type="dxa"/>
              <w:left w:w="100" w:type="dxa"/>
              <w:bottom w:w="100" w:type="dxa"/>
              <w:right w:w="100" w:type="dxa"/>
            </w:tcMar>
          </w:tcPr>
          <w:p w:rsidRPr="00B409E1" w:rsidR="00E245BA" w:rsidP="00E245BA" w:rsidRDefault="00E245BA" w14:paraId="34A8F733" w14:textId="50FB09C8">
            <w:pPr>
              <w:widowControl w:val="0"/>
              <w:pBdr>
                <w:top w:val="nil"/>
                <w:left w:val="nil"/>
                <w:bottom w:val="nil"/>
                <w:right w:val="nil"/>
                <w:between w:val="nil"/>
              </w:pBdr>
              <w:jc w:val="center"/>
              <w:rPr>
                <w:rFonts w:asciiTheme="majorHAnsi" w:hAnsiTheme="majorHAnsi" w:cstheme="majorHAnsi"/>
                <w:b/>
                <w:bCs/>
              </w:rPr>
            </w:pPr>
            <w:r w:rsidRPr="00B409E1">
              <w:rPr>
                <w:rFonts w:asciiTheme="majorHAnsi" w:hAnsiTheme="majorHAnsi" w:cstheme="majorHAnsi"/>
                <w:b/>
                <w:bCs/>
              </w:rPr>
              <w:t>Description</w:t>
            </w:r>
          </w:p>
        </w:tc>
        <w:tc>
          <w:tcPr>
            <w:tcW w:w="2400" w:type="dxa"/>
            <w:shd w:val="clear" w:color="auto" w:fill="C9DAF8"/>
            <w:tcMar/>
          </w:tcPr>
          <w:p w:rsidRPr="00B409E1" w:rsidR="00E245BA" w:rsidP="00E245BA" w:rsidRDefault="00E245BA" w14:paraId="6C783D14" w14:textId="20957499">
            <w:pPr>
              <w:widowControl w:val="0"/>
              <w:pBdr>
                <w:top w:val="nil"/>
                <w:left w:val="nil"/>
                <w:bottom w:val="nil"/>
                <w:right w:val="nil"/>
                <w:between w:val="nil"/>
              </w:pBdr>
              <w:jc w:val="center"/>
              <w:rPr>
                <w:rFonts w:asciiTheme="majorHAnsi" w:hAnsiTheme="majorHAnsi" w:cstheme="majorHAnsi"/>
                <w:b/>
                <w:bCs/>
              </w:rPr>
            </w:pPr>
            <w:r w:rsidRPr="00B409E1">
              <w:rPr>
                <w:rFonts w:asciiTheme="majorHAnsi" w:hAnsiTheme="majorHAnsi" w:cstheme="majorHAnsi"/>
                <w:b/>
                <w:bCs/>
              </w:rPr>
              <w:t>Triggering Event (input)</w:t>
            </w:r>
          </w:p>
        </w:tc>
        <w:tc>
          <w:tcPr>
            <w:tcW w:w="2250" w:type="dxa"/>
            <w:shd w:val="clear" w:color="auto" w:fill="C9DAF8"/>
            <w:tcMar/>
          </w:tcPr>
          <w:p w:rsidRPr="00B409E1" w:rsidR="00E245BA" w:rsidP="00E245BA" w:rsidRDefault="00E245BA" w14:paraId="5BCC26AB" w14:textId="1DF7FEC0">
            <w:pPr>
              <w:widowControl w:val="0"/>
              <w:pBdr>
                <w:top w:val="nil"/>
                <w:left w:val="nil"/>
                <w:bottom w:val="nil"/>
                <w:right w:val="nil"/>
                <w:between w:val="nil"/>
              </w:pBdr>
              <w:jc w:val="center"/>
              <w:rPr>
                <w:rFonts w:asciiTheme="majorHAnsi" w:hAnsiTheme="majorHAnsi" w:cstheme="majorHAnsi"/>
                <w:b/>
                <w:bCs/>
              </w:rPr>
            </w:pPr>
            <w:r w:rsidRPr="00B409E1">
              <w:rPr>
                <w:rFonts w:asciiTheme="majorHAnsi" w:hAnsiTheme="majorHAnsi" w:cstheme="majorHAnsi"/>
                <w:b/>
                <w:bCs/>
              </w:rPr>
              <w:t>Business Outcome (output)</w:t>
            </w:r>
          </w:p>
        </w:tc>
        <w:tc>
          <w:tcPr>
            <w:tcW w:w="2012" w:type="dxa"/>
            <w:shd w:val="clear" w:color="auto" w:fill="C9DAF8"/>
            <w:tcMar/>
          </w:tcPr>
          <w:p w:rsidRPr="00853FA8" w:rsidR="00E245BA" w:rsidP="2DDE5CC0" w:rsidRDefault="00196CBB" w14:paraId="61E1BB60" w14:textId="6B5D7CCD">
            <w:pPr>
              <w:widowControl w:val="0"/>
              <w:pBdr>
                <w:top w:val="nil" w:color="FF000000" w:sz="0" w:space="0"/>
                <w:left w:val="nil" w:color="FF000000" w:sz="0" w:space="0"/>
                <w:bottom w:val="nil" w:color="FF000000" w:sz="0" w:space="0"/>
                <w:right w:val="nil" w:color="FF000000" w:sz="0" w:space="0"/>
                <w:between w:val="nil" w:color="FF000000" w:sz="0" w:space="0"/>
              </w:pBdr>
              <w:rPr>
                <w:rFonts w:ascii="Calibri" w:hAnsi="Calibri" w:eastAsia="Times New Roman" w:cs="Times New Roman"/>
                <w:b w:val="1"/>
                <w:bCs w:val="1"/>
                <w:i w:val="0"/>
                <w:iCs w:val="0"/>
                <w:noProof w:val="0"/>
                <w:sz w:val="24"/>
                <w:szCs w:val="24"/>
                <w:lang w:val="en-US"/>
              </w:rPr>
            </w:pPr>
            <w:commentRangeStart w:id="17"/>
            <w:commentRangeStart w:id="18"/>
            <w:commentRangeStart w:id="19"/>
            <w:commentRangeEnd w:id="19"/>
            <w:r>
              <w:rPr>
                <w:rStyle w:val="CommentReference"/>
              </w:rPr>
              <w:commentReference w:id="19"/>
            </w:r>
            <w:commentRangeEnd w:id="17"/>
            <w:r>
              <w:rPr>
                <w:rStyle w:val="CommentReference"/>
              </w:rPr>
              <w:commentReference w:id="17"/>
            </w:r>
            <w:commentRangeEnd w:id="18"/>
            <w:r>
              <w:rPr>
                <w:rStyle w:val="CommentReference"/>
              </w:rPr>
              <w:commentReference w:id="18"/>
            </w:r>
            <w:r w:rsidRPr="2DDE5CC0" w:rsidR="2F6E6DFD">
              <w:rPr>
                <w:rFonts w:ascii="Calibri" w:hAnsi="Calibri" w:eastAsia="Times New Roman" w:cs="Times New Roman"/>
                <w:b w:val="1"/>
                <w:bCs w:val="1"/>
                <w:i w:val="0"/>
                <w:iCs w:val="0"/>
                <w:noProof w:val="0"/>
                <w:sz w:val="24"/>
                <w:szCs w:val="24"/>
                <w:lang w:val="en-US"/>
              </w:rPr>
              <w:t>Design will support peak event volume</w:t>
            </w:r>
            <w:r w:rsidRPr="2DDE5CC0" w:rsidR="00B7054F">
              <w:rPr>
                <w:rFonts w:ascii="Calibri" w:hAnsi="Calibri" w:eastAsia="Times New Roman" w:cs="Times New Roman"/>
                <w:b w:val="1"/>
                <w:bCs w:val="1"/>
                <w:i w:val="0"/>
                <w:iCs w:val="0"/>
                <w:noProof w:val="0"/>
                <w:sz w:val="24"/>
                <w:szCs w:val="24"/>
                <w:lang w:val="en-US"/>
              </w:rPr>
              <w:t xml:space="preserve"> </w:t>
            </w:r>
            <w:r w:rsidRPr="2DDE5CC0" w:rsidR="2F6E6DFD">
              <w:rPr>
                <w:rFonts w:ascii="Calibri" w:hAnsi="Calibri" w:eastAsia="Times New Roman" w:cs="Times New Roman"/>
                <w:b w:val="1"/>
                <w:bCs w:val="1"/>
                <w:i w:val="0"/>
                <w:iCs w:val="0"/>
                <w:noProof w:val="0"/>
                <w:sz w:val="24"/>
                <w:szCs w:val="24"/>
                <w:lang w:val="en-US"/>
              </w:rPr>
              <w:t>of</w:t>
            </w:r>
          </w:p>
        </w:tc>
      </w:tr>
      <w:tr>
        <w:tc>
          <w:tcPr>
            <w:tcW w:type="dxa" w:w="1788"/>
          </w:tcPr>
          <w:p>
            <w:r>
              <w:rPr>
                <w:rFonts w:ascii="Calibri" w:hAnsi="Calibri"/>
                <w:sz w:val="22"/>
              </w:rPr>
              <w:t>Donation Processing</w:t>
            </w:r>
          </w:p>
        </w:tc>
        <w:tc>
          <w:tcPr>
            <w:tcW w:type="dxa" w:w="2340"/>
          </w:tcPr>
          <w:p>
            <w:r>
              <w:rPr>
                <w:rFonts w:ascii="Calibri" w:hAnsi="Calibri"/>
                <w:sz w:val="22"/>
              </w:rPr>
              <w:t>End-to-end gift entry, matching, and payment allocation</w:t>
            </w:r>
          </w:p>
        </w:tc>
        <w:tc>
          <w:tcPr>
            <w:tcW w:type="dxa" w:w="2400"/>
          </w:tcPr>
          <w:p>
            <w:r>
              <w:rPr>
                <w:rFonts w:ascii="Calibri" w:hAnsi="Calibri"/>
                <w:sz w:val="22"/>
              </w:rPr>
              <w:t>Gift submission via UI or batch import</w:t>
            </w:r>
          </w:p>
        </w:tc>
        <w:tc>
          <w:tcPr>
            <w:tcW w:type="dxa" w:w="2250"/>
          </w:tcPr>
          <w:p>
            <w:r>
              <w:rPr>
                <w:rFonts w:ascii="Calibri" w:hAnsi="Calibri"/>
                <w:sz w:val="22"/>
              </w:rPr>
              <w:t>Opportunity created with associated Payment, Allocation, and Contact Roles</w:t>
            </w:r>
          </w:p>
        </w:tc>
        <w:tc>
          <w:tcPr>
            <w:tcW w:type="dxa" w:w="2012"/>
          </w:tcPr>
          <w:p>
            <w:r>
              <w:rPr>
                <w:rFonts w:ascii="Calibri" w:hAnsi="Calibri"/>
                <w:sz w:val="22"/>
              </w:rPr>
              <w:t>500-10,000 gifts/month</w:t>
            </w:r>
          </w:p>
        </w:tc>
      </w:tr>
      <w:tr>
        <w:tc>
          <w:tcPr>
            <w:tcW w:type="dxa" w:w="1788"/>
          </w:tcPr>
          <w:p>
            <w:r>
              <w:rPr>
                <w:rFonts w:ascii="Calibri" w:hAnsi="Calibri"/>
                <w:sz w:val="22"/>
              </w:rPr>
              <w:t>Recurring Donation Management</w:t>
            </w:r>
          </w:p>
        </w:tc>
        <w:tc>
          <w:tcPr>
            <w:tcW w:type="dxa" w:w="2340"/>
          </w:tcPr>
          <w:p>
            <w:r>
              <w:rPr>
                <w:rFonts w:ascii="Calibri" w:hAnsi="Calibri"/>
                <w:sz w:val="22"/>
              </w:rPr>
              <w:t>Create, modify, pause, and close recurring gifts with Elevate integration</w:t>
            </w:r>
          </w:p>
        </w:tc>
        <w:tc>
          <w:tcPr>
            <w:tcW w:type="dxa" w:w="2400"/>
          </w:tcPr>
          <w:p>
            <w:r>
              <w:rPr>
                <w:rFonts w:ascii="Calibri" w:hAnsi="Calibri"/>
                <w:sz w:val="22"/>
              </w:rPr>
              <w:t>Donor enrollment or schedule change</w:t>
            </w:r>
          </w:p>
        </w:tc>
        <w:tc>
          <w:tcPr>
            <w:tcW w:type="dxa" w:w="2250"/>
          </w:tcPr>
          <w:p>
            <w:r>
              <w:rPr>
                <w:rFonts w:ascii="Calibri" w:hAnsi="Calibri"/>
                <w:sz w:val="22"/>
              </w:rPr>
              <w:t>Installment Opportunities auto-created per schedule</w:t>
            </w:r>
          </w:p>
        </w:tc>
        <w:tc>
          <w:tcPr>
            <w:tcW w:type="dxa" w:w="2012"/>
          </w:tcPr>
          <w:p>
            <w:r>
              <w:rPr>
                <w:rFonts w:ascii="Calibri" w:hAnsi="Calibri"/>
                <w:sz w:val="22"/>
              </w:rPr>
              <w:t>100-2,000 active schedules</w:t>
            </w:r>
          </w:p>
        </w:tc>
      </w:tr>
      <w:tr>
        <w:tc>
          <w:tcPr>
            <w:tcW w:type="dxa" w:w="1788"/>
          </w:tcPr>
          <w:p>
            <w:r>
              <w:rPr>
                <w:rFonts w:ascii="Calibri" w:hAnsi="Calibri"/>
                <w:sz w:val="22"/>
              </w:rPr>
              <w:t>Batch Data Import</w:t>
            </w:r>
          </w:p>
        </w:tc>
        <w:tc>
          <w:tcPr>
            <w:tcW w:type="dxa" w:w="2340"/>
          </w:tcPr>
          <w:p>
            <w:r>
              <w:rPr>
                <w:rFonts w:ascii="Calibri" w:hAnsi="Calibri"/>
                <w:sz w:val="22"/>
              </w:rPr>
              <w:t>Map and import flat-file donation/contact data into complex object graphs</w:t>
            </w:r>
          </w:p>
        </w:tc>
        <w:tc>
          <w:tcPr>
            <w:tcW w:type="dxa" w:w="2400"/>
          </w:tcPr>
          <w:p>
            <w:r>
              <w:rPr>
                <w:rFonts w:ascii="Calibri" w:hAnsi="Calibri"/>
                <w:sz w:val="22"/>
              </w:rPr>
              <w:t>CSV upload or API batch submission</w:t>
            </w:r>
          </w:p>
        </w:tc>
        <w:tc>
          <w:tcPr>
            <w:tcW w:type="dxa" w:w="2250"/>
          </w:tcPr>
          <w:p>
            <w:r>
              <w:rPr>
                <w:rFonts w:ascii="Calibri" w:hAnsi="Calibri"/>
                <w:sz w:val="22"/>
              </w:rPr>
              <w:t>Matched or new Contacts, Accounts, Opportunities created</w:t>
            </w:r>
          </w:p>
        </w:tc>
        <w:tc>
          <w:tcPr>
            <w:tcW w:type="dxa" w:w="2012"/>
          </w:tcPr>
          <w:p>
            <w:r>
              <w:rPr>
                <w:rFonts w:ascii="Calibri" w:hAnsi="Calibri"/>
                <w:sz w:val="22"/>
              </w:rPr>
              <w:t>1,000-50,000 records/batch</w:t>
            </w:r>
          </w:p>
        </w:tc>
      </w:tr>
      <w:tr>
        <w:tc>
          <w:tcPr>
            <w:tcW w:type="dxa" w:w="1788"/>
          </w:tcPr>
          <w:p>
            <w:r>
              <w:rPr>
                <w:rFonts w:ascii="Calibri" w:hAnsi="Calibri"/>
                <w:sz w:val="22"/>
              </w:rPr>
              <w:t>Customizable Rollups</w:t>
            </w:r>
          </w:p>
        </w:tc>
        <w:tc>
          <w:tcPr>
            <w:tcW w:type="dxa" w:w="2340"/>
          </w:tcPr>
          <w:p>
            <w:r>
              <w:rPr>
                <w:rFonts w:ascii="Calibri" w:hAnsi="Calibri"/>
                <w:sz w:val="22"/>
              </w:rPr>
              <w:t>Aggregate donation statistics across Contact, Account, GAU, and RD objects</w:t>
            </w:r>
          </w:p>
        </w:tc>
        <w:tc>
          <w:tcPr>
            <w:tcW w:type="dxa" w:w="2400"/>
          </w:tcPr>
          <w:p>
            <w:r>
              <w:rPr>
                <w:rFonts w:ascii="Calibri" w:hAnsi="Calibri"/>
                <w:sz w:val="22"/>
              </w:rPr>
              <w:t>Opportunity insert/update/delete trigger or scheduled batch</w:t>
            </w:r>
          </w:p>
        </w:tc>
        <w:tc>
          <w:tcPr>
            <w:tcW w:type="dxa" w:w="2250"/>
          </w:tcPr>
          <w:p>
            <w:r>
              <w:rPr>
                <w:rFonts w:ascii="Calibri" w:hAnsi="Calibri"/>
                <w:sz w:val="22"/>
              </w:rPr>
              <w:t>Rollup fields updated (Total Gifts, Largest Gift, etc.)</w:t>
            </w:r>
          </w:p>
        </w:tc>
        <w:tc>
          <w:tcPr>
            <w:tcW w:type="dxa" w:w="2012"/>
          </w:tcPr>
          <w:p>
            <w:r>
              <w:rPr>
                <w:rFonts w:ascii="Calibri" w:hAnsi="Calibri"/>
                <w:sz w:val="22"/>
              </w:rPr>
              <w:t>Continuous + nightly batch</w:t>
            </w:r>
          </w:p>
        </w:tc>
      </w:tr>
      <w:tr>
        <w:tc>
          <w:tcPr>
            <w:tcW w:type="dxa" w:w="1788"/>
          </w:tcPr>
          <w:p>
            <w:r>
              <w:rPr>
                <w:rFonts w:ascii="Calibri" w:hAnsi="Calibri"/>
                <w:sz w:val="22"/>
              </w:rPr>
              <w:t>Household Management</w:t>
            </w:r>
          </w:p>
        </w:tc>
        <w:tc>
          <w:tcPr>
            <w:tcW w:type="dxa" w:w="2340"/>
          </w:tcPr>
          <w:p>
            <w:r>
              <w:rPr>
                <w:rFonts w:ascii="Calibri" w:hAnsi="Calibri"/>
                <w:sz w:val="22"/>
              </w:rPr>
              <w:t>Group contacts into households with shared addresses and combined naming</w:t>
            </w:r>
          </w:p>
        </w:tc>
        <w:tc>
          <w:tcPr>
            <w:tcW w:type="dxa" w:w="2400"/>
          </w:tcPr>
          <w:p>
            <w:r>
              <w:rPr>
                <w:rFonts w:ascii="Calibri" w:hAnsi="Calibri"/>
                <w:sz w:val="22"/>
              </w:rPr>
              <w:t>Contact create/update</w:t>
            </w:r>
          </w:p>
        </w:tc>
        <w:tc>
          <w:tcPr>
            <w:tcW w:type="dxa" w:w="2250"/>
          </w:tcPr>
          <w:p>
            <w:r>
              <w:rPr>
                <w:rFonts w:ascii="Calibri" w:hAnsi="Calibri"/>
                <w:sz w:val="22"/>
              </w:rPr>
              <w:t>Household Account with merged naming and primary address</w:t>
            </w:r>
          </w:p>
        </w:tc>
        <w:tc>
          <w:tcPr>
            <w:tcW w:type="dxa" w:w="2012"/>
          </w:tcPr>
          <w:p>
            <w:r>
              <w:rPr>
                <w:rFonts w:ascii="Calibri" w:hAnsi="Calibri"/>
                <w:sz w:val="22"/>
              </w:rPr>
              <w:t>Ongoing with contact changes</w:t>
            </w:r>
          </w:p>
        </w:tc>
      </w:tr>
      <w:tr>
        <w:tc>
          <w:tcPr>
            <w:tcW w:type="dxa" w:w="1788"/>
          </w:tcPr>
          <w:p>
            <w:r>
              <w:rPr>
                <w:rFonts w:ascii="Calibri" w:hAnsi="Calibri"/>
                <w:sz w:val="22"/>
              </w:rPr>
              <w:t>Engagement Plan Execution</w:t>
            </w:r>
          </w:p>
        </w:tc>
        <w:tc>
          <w:tcPr>
            <w:tcW w:type="dxa" w:w="2340"/>
          </w:tcPr>
          <w:p>
            <w:r>
              <w:rPr>
                <w:rFonts w:ascii="Calibri" w:hAnsi="Calibri"/>
                <w:sz w:val="22"/>
              </w:rPr>
              <w:t>Auto-create task sequences for donor cultivation workflows</w:t>
            </w:r>
          </w:p>
        </w:tc>
        <w:tc>
          <w:tcPr>
            <w:tcW w:type="dxa" w:w="2400"/>
          </w:tcPr>
          <w:p>
            <w:r>
              <w:rPr>
                <w:rFonts w:ascii="Calibri" w:hAnsi="Calibri"/>
                <w:sz w:val="22"/>
              </w:rPr>
              <w:t>Plan template applied to Contact/Account/Opportunity</w:t>
            </w:r>
          </w:p>
        </w:tc>
        <w:tc>
          <w:tcPr>
            <w:tcW w:type="dxa" w:w="2250"/>
          </w:tcPr>
          <w:p>
            <w:r>
              <w:rPr>
                <w:rFonts w:ascii="Calibri" w:hAnsi="Calibri"/>
                <w:sz w:val="22"/>
              </w:rPr>
              <w:t>Tasks created and assigned per template schedule</w:t>
            </w:r>
          </w:p>
        </w:tc>
        <w:tc>
          <w:tcPr>
            <w:tcW w:type="dxa" w:w="2012"/>
          </w:tcPr>
          <w:p>
            <w:r>
              <w:rPr>
                <w:rFonts w:ascii="Calibri" w:hAnsi="Calibri"/>
                <w:sz w:val="22"/>
              </w:rPr>
              <w:t>10-500 plans/month</w:t>
            </w:r>
          </w:p>
        </w:tc>
      </w:tr>
      <w:tr>
        <w:tc>
          <w:tcPr>
            <w:tcW w:type="dxa" w:w="1788"/>
          </w:tcPr>
          <w:p>
            <w:r>
              <w:rPr>
                <w:rFonts w:ascii="Calibri" w:hAnsi="Calibri"/>
                <w:sz w:val="22"/>
              </w:rPr>
              <w:t>Address Verification</w:t>
            </w:r>
          </w:p>
        </w:tc>
        <w:tc>
          <w:tcPr>
            <w:tcW w:type="dxa" w:w="2340"/>
          </w:tcPr>
          <w:p>
            <w:r>
              <w:rPr>
                <w:rFonts w:ascii="Calibri" w:hAnsi="Calibri"/>
                <w:sz w:val="22"/>
              </w:rPr>
              <w:t>Validate and standardize mailing addresses via external APIs</w:t>
            </w:r>
          </w:p>
        </w:tc>
        <w:tc>
          <w:tcPr>
            <w:tcW w:type="dxa" w:w="2400"/>
          </w:tcPr>
          <w:p>
            <w:r>
              <w:rPr>
                <w:rFonts w:ascii="Calibri" w:hAnsi="Calibri"/>
                <w:sz w:val="22"/>
              </w:rPr>
              <w:t>Address record creation or batch verification job</w:t>
            </w:r>
          </w:p>
        </w:tc>
        <w:tc>
          <w:tcPr>
            <w:tcW w:type="dxa" w:w="2250"/>
          </w:tcPr>
          <w:p>
            <w:r>
              <w:rPr>
                <w:rFonts w:ascii="Calibri" w:hAnsi="Calibri"/>
                <w:sz w:val="22"/>
              </w:rPr>
              <w:t>Verified addresses with standardized format</w:t>
            </w:r>
          </w:p>
        </w:tc>
        <w:tc>
          <w:tcPr>
            <w:tcW w:type="dxa" w:w="2012"/>
          </w:tcPr>
          <w:p>
            <w:r>
              <w:rPr>
                <w:rFonts w:ascii="Calibri" w:hAnsi="Calibri"/>
                <w:sz w:val="22"/>
              </w:rPr>
              <w:t>On-demand + batch</w:t>
            </w:r>
          </w:p>
        </w:tc>
      </w:tr>
      <w:tr>
        <w:tc>
          <w:tcPr>
            <w:tcW w:type="dxa" w:w="1788"/>
          </w:tcPr>
          <w:p>
            <w:r>
              <w:rPr>
                <w:rFonts w:ascii="Calibri" w:hAnsi="Calibri"/>
                <w:sz w:val="22"/>
              </w:rPr>
              <w:t>Level Assignment</w:t>
            </w:r>
          </w:p>
        </w:tc>
        <w:tc>
          <w:tcPr>
            <w:tcW w:type="dxa" w:w="2340"/>
          </w:tcPr>
          <w:p>
            <w:r>
              <w:rPr>
                <w:rFonts w:ascii="Calibri" w:hAnsi="Calibri"/>
                <w:sz w:val="22"/>
              </w:rPr>
              <w:t>Categorize donors into tiers based on giving metrics</w:t>
            </w:r>
          </w:p>
        </w:tc>
        <w:tc>
          <w:tcPr>
            <w:tcW w:type="dxa" w:w="2400"/>
          </w:tcPr>
          <w:p>
            <w:r>
              <w:rPr>
                <w:rFonts w:ascii="Calibri" w:hAnsi="Calibri"/>
                <w:sz w:val="22"/>
              </w:rPr>
              <w:t>Scheduled batch job</w:t>
            </w:r>
          </w:p>
        </w:tc>
        <w:tc>
          <w:tcPr>
            <w:tcW w:type="dxa" w:w="2250"/>
          </w:tcPr>
          <w:p>
            <w:r>
              <w:rPr>
                <w:rFonts w:ascii="Calibri" w:hAnsi="Calibri"/>
                <w:sz w:val="22"/>
              </w:rPr>
              <w:t>Level field updated on Contact/Account records</w:t>
            </w:r>
          </w:p>
        </w:tc>
        <w:tc>
          <w:tcPr>
            <w:tcW w:type="dxa" w:w="2012"/>
          </w:tcPr>
          <w:p>
            <w:r>
              <w:rPr>
                <w:rFonts w:ascii="Calibri" w:hAnsi="Calibri"/>
                <w:sz w:val="22"/>
              </w:rPr>
              <w:t>Nightly batch</w:t>
            </w:r>
          </w:p>
        </w:tc>
      </w:tr>
    </w:tbl>
    <w:p w:rsidR="7F3C07F7" w:rsidP="6C004676" w:rsidRDefault="7F3C07F7" w14:paraId="69A0EE8B" w14:textId="296BE463">
      <w:pPr>
        <w:ind w:firstLine="720"/>
        <w:rPr>
          <w:rFonts w:asciiTheme="majorHAnsi" w:hAnsiTheme="majorHAnsi" w:cstheme="majorBidi"/>
          <w:sz w:val="22"/>
          <w:szCs w:val="22"/>
        </w:rPr>
      </w:pPr>
    </w:p>
    <w:p w:rsidR="2E26E2F4" w:rsidP="2E26E2F4" w:rsidRDefault="1A0CE33C" w14:paraId="60A6C73C" w14:textId="51EDFECB">
      <w:pPr>
        <w:ind w:firstLine="720"/>
      </w:pPr>
      <w:r w:rsidRPr="14B34B8C" w:rsidR="1A0CE33C">
        <w:rPr>
          <w:rFonts w:ascii="Calibri" w:hAnsi="Calibri" w:cs="Times New Roman" w:asciiTheme="majorAscii" w:hAnsiTheme="majorAscii" w:cstheme="majorBidi"/>
          <w:sz w:val="22"/>
          <w:szCs w:val="22"/>
        </w:rPr>
        <w:t xml:space="preserve">Reference: See </w:t>
      </w:r>
      <w:hyperlink r:id="R87e9d7b8e5334465">
        <w:r w:rsidRPr="14B34B8C" w:rsidR="1A0CE33C">
          <w:rPr>
            <w:rStyle w:val="Hyperlink"/>
            <w:rFonts w:ascii="Calibri" w:hAnsi="Calibri" w:cs="Times New Roman" w:asciiTheme="majorAscii" w:hAnsiTheme="majorAscii" w:cstheme="majorBidi"/>
            <w:sz w:val="22"/>
            <w:szCs w:val="22"/>
          </w:rPr>
          <w:t>Appeals Business Process</w:t>
        </w:r>
      </w:hyperlink>
      <w:r w:rsidRPr="14B34B8C" w:rsidR="1A0CE33C">
        <w:rPr>
          <w:rFonts w:ascii="Calibri" w:hAnsi="Calibri" w:cs="Times New Roman" w:asciiTheme="majorAscii" w:hAnsiTheme="majorAscii" w:cstheme="majorBidi"/>
          <w:sz w:val="22"/>
          <w:szCs w:val="22"/>
        </w:rPr>
        <w:t xml:space="preserve"> for </w:t>
      </w:r>
      <w:r w:rsidRPr="14B34B8C" w:rsidR="1A0CE33C">
        <w:rPr>
          <w:rFonts w:ascii="Calibri" w:hAnsi="Calibri" w:cs="Times New Roman" w:asciiTheme="majorAscii" w:hAnsiTheme="majorAscii" w:cstheme="majorBidi"/>
          <w:sz w:val="22"/>
          <w:szCs w:val="22"/>
        </w:rPr>
        <w:t>additional</w:t>
      </w:r>
      <w:r w:rsidRPr="14B34B8C" w:rsidR="1A0CE33C">
        <w:rPr>
          <w:rFonts w:ascii="Calibri" w:hAnsi="Calibri" w:cs="Times New Roman" w:asciiTheme="majorAscii" w:hAnsiTheme="majorAscii" w:cstheme="majorBidi"/>
          <w:sz w:val="22"/>
          <w:szCs w:val="22"/>
        </w:rPr>
        <w:t xml:space="preserve"> examples.</w:t>
      </w:r>
      <w:r>
        <w:br/>
      </w:r>
    </w:p>
    <w:p w:rsidR="14B34B8C" w:rsidP="14B34B8C" w:rsidRDefault="14B34B8C" w14:paraId="2D18081C" w14:textId="5935A898">
      <w:pPr>
        <w:ind w:firstLine="720"/>
      </w:pPr>
    </w:p>
    <w:p w:rsidR="18BD4A3D" w:rsidP="6C004676" w:rsidRDefault="0E33FE32" w14:paraId="65468220" w14:textId="7FDDA01B">
      <w:pPr>
        <w:pStyle w:val="Heading2"/>
        <w:rPr>
          <w:rFonts w:asciiTheme="majorHAnsi" w:hAnsiTheme="majorHAnsi" w:cstheme="majorBidi"/>
          <w:sz w:val="22"/>
          <w:szCs w:val="22"/>
        </w:rPr>
      </w:pPr>
      <w:bookmarkStart w:name="_Toc197708017" w:id="20"/>
      <w:bookmarkStart w:name="_Toc197940010" w:id="21"/>
      <w:bookmarkStart w:name="_Toc138191832" w:id="22"/>
      <w:r>
        <w:t>1</w:t>
      </w:r>
      <w:r w:rsidR="1057DFCB">
        <w:t>.</w:t>
      </w:r>
      <w:r w:rsidR="3014EEAC">
        <w:t>4</w:t>
      </w:r>
      <w:r w:rsidR="081A979D">
        <w:t xml:space="preserve"> </w:t>
      </w:r>
      <w:r w:rsidR="1057DFCB">
        <w:t>Risks</w:t>
      </w:r>
      <w:bookmarkEnd w:id="20"/>
      <w:bookmarkEnd w:id="21"/>
      <w:bookmarkEnd w:id="22"/>
    </w:p>
    <w:p w:rsidR="5512A1F3" w:rsidP="5512A1F3" w:rsidRDefault="5512A1F3" w14:paraId="3DB1B1B2" w14:textId="1B5D221F"/>
    <w:p w:rsidR="759E9A8A" w:rsidP="78587983" w:rsidRDefault="759E9A8A" w14:paraId="43F803D5" w14:textId="72F73A20">
      <w:pPr>
        <w:ind w:left="720"/>
        <w:rPr>
          <w:rFonts w:asciiTheme="majorHAnsi" w:hAnsiTheme="majorHAnsi" w:cstheme="majorBidi"/>
          <w:sz w:val="22"/>
          <w:szCs w:val="22"/>
        </w:rPr>
      </w:pPr>
      <w:r w:rsidRPr="78587983">
        <w:rPr>
          <w:rFonts w:asciiTheme="majorHAnsi" w:hAnsiTheme="majorHAnsi" w:cstheme="majorBidi"/>
          <w:sz w:val="22"/>
          <w:szCs w:val="22"/>
        </w:rPr>
        <w:t>Guidance: Identify the risks for your application design.  Do not include project risks.</w:t>
      </w:r>
    </w:p>
    <w:p w:rsidR="78587983" w:rsidP="78587983" w:rsidRDefault="78587983" w14:paraId="5698F71F" w14:textId="421E94FA">
      <w:pPr>
        <w:rPr>
          <w:rFonts w:asciiTheme="majorHAnsi" w:hAnsiTheme="majorHAnsi" w:cstheme="majorBidi"/>
          <w:sz w:val="22"/>
          <w:szCs w:val="22"/>
        </w:rPr>
      </w:pPr>
    </w:p>
    <w:p w:rsidR="759E9A8A" w:rsidP="78587983" w:rsidRDefault="759E9A8A" w14:paraId="5C6D8F39" w14:textId="5C86EF7C">
      <w:pPr>
        <w:ind w:left="720"/>
      </w:pPr>
      <w:r w:rsidRPr="78587983">
        <w:rPr>
          <w:rFonts w:asciiTheme="majorHAnsi" w:hAnsiTheme="majorHAnsi" w:cstheme="majorBidi"/>
          <w:sz w:val="22"/>
          <w:szCs w:val="22"/>
        </w:rPr>
        <w:t xml:space="preserve">Examples of risks </w:t>
      </w:r>
    </w:p>
    <w:p w:rsidR="759E9A8A" w:rsidP="78587983" w:rsidRDefault="759E9A8A" w14:paraId="4808F8F9" w14:textId="4E09775B">
      <w:pPr>
        <w:pStyle w:val="ListParagraph"/>
        <w:numPr>
          <w:ilvl w:val="0"/>
          <w:numId w:val="2"/>
        </w:numPr>
        <w:rPr>
          <w:rFonts w:asciiTheme="majorHAnsi" w:hAnsiTheme="majorHAnsi" w:cstheme="majorBidi"/>
          <w:sz w:val="22"/>
          <w:szCs w:val="22"/>
        </w:rPr>
      </w:pPr>
      <w:r w:rsidRPr="78587983">
        <w:rPr>
          <w:rFonts w:asciiTheme="majorHAnsi" w:hAnsiTheme="majorHAnsi" w:cstheme="majorBidi"/>
          <w:sz w:val="22"/>
          <w:szCs w:val="22"/>
        </w:rPr>
        <w:t>We have a batch job that needs to process 1 million records daily but must also complete in less than 3 hours.  There's a risk the job will exceed 3 hours.</w:t>
      </w:r>
    </w:p>
    <w:p w:rsidR="759E9A8A" w:rsidP="78587983" w:rsidRDefault="759E9A8A" w14:paraId="5394FC95" w14:textId="3E7910D5">
      <w:pPr>
        <w:pStyle w:val="ListParagraph"/>
        <w:numPr>
          <w:ilvl w:val="0"/>
          <w:numId w:val="2"/>
        </w:numPr>
        <w:rPr>
          <w:rFonts w:asciiTheme="majorHAnsi" w:hAnsiTheme="majorHAnsi" w:cstheme="majorBidi"/>
          <w:sz w:val="22"/>
          <w:szCs w:val="22"/>
        </w:rPr>
      </w:pPr>
      <w:r w:rsidRPr="78587983">
        <w:rPr>
          <w:rFonts w:asciiTheme="majorHAnsi" w:hAnsiTheme="majorHAnsi" w:cstheme="majorBidi"/>
          <w:sz w:val="22"/>
          <w:szCs w:val="22"/>
        </w:rPr>
        <w:t>We use Platform Events.  Event Ordering is not guaranteed so some events may be delivered out of sequence.</w:t>
      </w:r>
    </w:p>
    <w:p w:rsidR="78587983" w:rsidP="78587983" w:rsidRDefault="78587983" w14:paraId="664A09EE" w14:textId="184A9F2B">
      <w:pPr>
        <w:rPr>
          <w:rFonts w:asciiTheme="majorHAnsi" w:hAnsiTheme="majorHAnsi" w:cstheme="majorBidi"/>
          <w:sz w:val="22"/>
          <w:szCs w:val="22"/>
        </w:rPr>
      </w:pPr>
    </w:p>
    <w:p w:rsidRPr="00F14BD0" w:rsidR="001D6522" w:rsidP="6C004676" w:rsidRDefault="213BF87B" w14:paraId="27A1241E" w14:textId="0CEB0AAF">
      <w:pPr>
        <w:rPr>
          <w:rFonts w:asciiTheme="majorHAnsi" w:hAnsiTheme="majorHAnsi" w:cstheme="majorBidi"/>
        </w:rPr>
      </w:pPr>
      <w:bookmarkStart w:name="_Toc197708018" w:id="23"/>
      <w:bookmarkStart w:name="_Toc197940011" w:id="24"/>
      <w:bookmarkStart w:name="_Toc1170150751" w:id="25"/>
      <w:r w:rsidRPr="6C004676">
        <w:rPr>
          <w:rStyle w:val="ResponseChar"/>
        </w:rPr>
        <w:t>Response: See risk table below.</w:t>
      </w:r>
      <w:bookmarkEnd w:id="23"/>
      <w:bookmarkEnd w:id="24"/>
      <w:bookmarkEnd w:id="25"/>
      <w:r w:rsidRPr="6C004676">
        <w:rPr>
          <w:rStyle w:val="ResponseChar"/>
        </w:rPr>
      </w:r>
      <w:r w:rsidR="760C8136"/>
    </w:p>
    <w:p w:rsidR="33500FF1" w:rsidP="33500FF1" w:rsidRDefault="33500FF1" w14:paraId="7B53D2FD" w14:textId="405AC3D4"/>
    <w:tbl>
      <w:tblPr>
        <w:tblStyle w:val="TableGrid"/>
        <w:tblW w:w="10080" w:type="dxa"/>
        <w:tblInd w:w="720" w:type="dxa"/>
        <w:tblLook w:val="04A0" w:firstRow="1" w:lastRow="0" w:firstColumn="1" w:lastColumn="0" w:noHBand="0" w:noVBand="1"/>
      </w:tblPr>
      <w:tblGrid>
        <w:gridCol w:w="720"/>
        <w:gridCol w:w="2476"/>
        <w:gridCol w:w="1875"/>
        <w:gridCol w:w="2280"/>
        <w:gridCol w:w="2729"/>
      </w:tblGrid>
      <w:tr w:rsidRPr="001D6522" w:rsidR="00A615BF" w:rsidTr="78587983" w14:paraId="615870BA" w14:textId="77777777">
        <w:trPr>
          <w:trHeight w:val="300"/>
        </w:trPr>
        <w:tc>
          <w:tcPr>
            <w:tcW w:w="720" w:type="dxa"/>
            <w:shd w:val="clear" w:color="auto" w:fill="C6D9F1" w:themeFill="text2" w:themeFillTint="33"/>
          </w:tcPr>
          <w:p w:rsidRPr="0052559E" w:rsidR="00A615BF" w:rsidP="001D6522" w:rsidRDefault="00A615BF" w14:paraId="2C0CEC6E" w14:textId="72E90ABB">
            <w:pPr>
              <w:widowControl w:val="0"/>
              <w:jc w:val="center"/>
              <w:rPr>
                <w:rFonts w:asciiTheme="majorHAnsi" w:hAnsiTheme="majorHAnsi" w:cstheme="majorHAnsi"/>
                <w:b/>
                <w:bCs/>
                <w:lang w:val="en"/>
              </w:rPr>
            </w:pPr>
            <w:r w:rsidRPr="0052559E">
              <w:rPr>
                <w:rFonts w:asciiTheme="majorHAnsi" w:hAnsiTheme="majorHAnsi" w:cstheme="majorHAnsi"/>
                <w:b/>
                <w:bCs/>
                <w:lang w:val="en"/>
              </w:rPr>
              <w:t>Risk ID</w:t>
            </w:r>
          </w:p>
        </w:tc>
        <w:tc>
          <w:tcPr>
            <w:tcW w:w="2476" w:type="dxa"/>
            <w:shd w:val="clear" w:color="auto" w:fill="C6D9F1" w:themeFill="text2" w:themeFillTint="33"/>
          </w:tcPr>
          <w:p w:rsidRPr="0052559E" w:rsidR="00A615BF" w:rsidP="001D6522" w:rsidRDefault="00A615BF" w14:paraId="06D70BA9" w14:textId="0EC641AE">
            <w:pPr>
              <w:widowControl w:val="0"/>
              <w:jc w:val="center"/>
              <w:rPr>
                <w:rFonts w:asciiTheme="majorHAnsi" w:hAnsiTheme="majorHAnsi" w:cstheme="majorHAnsi"/>
                <w:b/>
                <w:bCs/>
                <w:lang w:val="en"/>
              </w:rPr>
            </w:pPr>
            <w:r w:rsidRPr="0052559E">
              <w:rPr>
                <w:rFonts w:asciiTheme="majorHAnsi" w:hAnsiTheme="majorHAnsi" w:cstheme="majorHAnsi"/>
                <w:b/>
                <w:bCs/>
                <w:lang w:val="en"/>
              </w:rPr>
              <w:t xml:space="preserve">Description </w:t>
            </w:r>
          </w:p>
        </w:tc>
        <w:tc>
          <w:tcPr>
            <w:tcW w:w="1875" w:type="dxa"/>
            <w:shd w:val="clear" w:color="auto" w:fill="C6D9F1" w:themeFill="text2" w:themeFillTint="33"/>
          </w:tcPr>
          <w:p w:rsidRPr="0052559E" w:rsidR="00A615BF" w:rsidP="78587983" w:rsidRDefault="666FB1A2" w14:paraId="733AF4CB" w14:textId="4FD8E9C5">
            <w:pPr>
              <w:widowControl w:val="0"/>
              <w:jc w:val="center"/>
            </w:pPr>
            <w:r w:rsidRPr="78587983">
              <w:rPr>
                <w:rFonts w:asciiTheme="majorHAnsi" w:hAnsiTheme="majorHAnsi" w:cstheme="majorBidi"/>
                <w:b/>
                <w:bCs/>
                <w:lang w:val="en"/>
              </w:rPr>
              <w:t xml:space="preserve">Probability </w:t>
            </w:r>
            <w:r w:rsidRPr="78587983">
              <w:rPr>
                <w:rFonts w:asciiTheme="majorHAnsi" w:hAnsiTheme="majorHAnsi" w:cstheme="majorBidi"/>
                <w:lang w:val="en"/>
              </w:rPr>
              <w:t>(Unlikely, Possible, Likely)</w:t>
            </w:r>
          </w:p>
        </w:tc>
        <w:tc>
          <w:tcPr>
            <w:tcW w:w="2280" w:type="dxa"/>
            <w:shd w:val="clear" w:color="auto" w:fill="C6D9F1" w:themeFill="text2" w:themeFillTint="33"/>
          </w:tcPr>
          <w:p w:rsidRPr="6B913C0F" w:rsidR="527D2C54" w:rsidP="78587983" w:rsidRDefault="6319D60D" w14:paraId="3FD87412" w14:textId="46CA4BFB">
            <w:pPr>
              <w:jc w:val="center"/>
            </w:pPr>
            <w:r w:rsidRPr="78587983">
              <w:rPr>
                <w:rFonts w:asciiTheme="majorHAnsi" w:hAnsiTheme="majorHAnsi" w:cstheme="majorBidi"/>
                <w:b/>
                <w:bCs/>
              </w:rPr>
              <w:t>Severity</w:t>
            </w:r>
            <w:r w:rsidR="527D2C54">
              <w:br/>
            </w:r>
            <w:r w:rsidRPr="78587983">
              <w:rPr>
                <w:rFonts w:asciiTheme="majorHAnsi" w:hAnsiTheme="majorHAnsi" w:cstheme="majorBidi"/>
              </w:rPr>
              <w:t xml:space="preserve"> (High, Medium, Low)</w:t>
            </w:r>
            <w:r w:rsidRPr="78587983">
              <w:rPr>
                <w:rFonts w:asciiTheme="majorHAnsi" w:hAnsiTheme="majorHAnsi" w:cstheme="majorBidi"/>
                <w:b/>
                <w:bCs/>
              </w:rPr>
              <w:t xml:space="preserve"> </w:t>
            </w:r>
          </w:p>
        </w:tc>
        <w:tc>
          <w:tcPr>
            <w:tcW w:w="2729" w:type="dxa"/>
            <w:shd w:val="clear" w:color="auto" w:fill="C6D9F1" w:themeFill="text2" w:themeFillTint="33"/>
          </w:tcPr>
          <w:p w:rsidRPr="0052559E" w:rsidR="00A615BF" w:rsidP="78587983" w:rsidRDefault="4C8B2B24" w14:paraId="1C93E5A2" w14:textId="7E792408">
            <w:pPr>
              <w:widowControl w:val="0"/>
              <w:jc w:val="center"/>
              <w:rPr>
                <w:rFonts w:asciiTheme="majorHAnsi" w:hAnsiTheme="majorHAnsi" w:cstheme="majorBidi"/>
                <w:b/>
                <w:bCs/>
                <w:lang w:val="en"/>
              </w:rPr>
            </w:pPr>
            <w:r w:rsidRPr="78587983">
              <w:rPr>
                <w:rFonts w:asciiTheme="majorHAnsi" w:hAnsiTheme="majorHAnsi" w:cstheme="majorBidi"/>
                <w:b/>
                <w:bCs/>
                <w:lang w:val="en"/>
              </w:rPr>
              <w:t>Mitigation</w:t>
            </w:r>
            <w:r w:rsidR="00A615BF">
              <w:br/>
            </w:r>
            <w:r w:rsidRPr="78587983" w:rsidR="32959F71">
              <w:rPr>
                <w:rFonts w:asciiTheme="majorHAnsi" w:hAnsiTheme="majorHAnsi" w:cstheme="majorBidi"/>
                <w:b/>
                <w:bCs/>
                <w:lang w:val="en"/>
              </w:rPr>
              <w:t xml:space="preserve"> </w:t>
            </w:r>
            <w:r w:rsidRPr="78587983" w:rsidR="32959F71">
              <w:rPr>
                <w:rFonts w:asciiTheme="majorHAnsi" w:hAnsiTheme="majorHAnsi" w:cstheme="majorBidi"/>
                <w:lang w:val="en"/>
              </w:rPr>
              <w:t>(May include assumption of risk)</w:t>
            </w:r>
            <w:r w:rsidRPr="78587983" w:rsidR="32959F71">
              <w:rPr>
                <w:rFonts w:asciiTheme="majorHAnsi" w:hAnsiTheme="majorHAnsi" w:cstheme="majorBidi"/>
                <w:b/>
                <w:bCs/>
                <w:lang w:val="en"/>
              </w:rPr>
              <w:t xml:space="preserve"> </w:t>
            </w:r>
          </w:p>
        </w:tc>
      </w:tr>
      <w:tr>
        <w:tc>
          <w:tcPr>
            <w:tcW w:type="dxa" w:w="720"/>
          </w:tcPr>
          <w:p>
            <w:r>
              <w:rPr>
                <w:rFonts w:ascii="Calibri" w:hAnsi="Calibri"/>
                <w:sz w:val="22"/>
              </w:rPr>
              <w:t>R-001</w:t>
            </w:r>
          </w:p>
        </w:tc>
        <w:tc>
          <w:tcPr>
            <w:tcW w:type="dxa" w:w="2476"/>
          </w:tcPr>
          <w:p>
            <w:r>
              <w:rPr>
                <w:rFonts w:ascii="Calibri" w:hAnsi="Calibri"/>
                <w:sz w:val="22"/>
              </w:rPr>
              <w:t>Governor Limit Exposure: CRLP rollup batches process large data volumes; skew accounts with 10K+ Opportunities may hit SOQL row limits</w:t>
            </w:r>
          </w:p>
        </w:tc>
        <w:tc>
          <w:tcPr>
            <w:tcW w:type="dxa" w:w="1875"/>
          </w:tcPr>
          <w:p>
            <w:r>
              <w:rPr>
                <w:rFonts w:ascii="Calibri" w:hAnsi="Calibri"/>
                <w:sz w:val="22"/>
              </w:rPr>
              <w:t>Possible</w:t>
            </w:r>
          </w:p>
        </w:tc>
        <w:tc>
          <w:tcPr>
            <w:tcW w:type="dxa" w:w="2280"/>
          </w:tcPr>
          <w:p>
            <w:r>
              <w:rPr>
                <w:rFonts w:ascii="Calibri" w:hAnsi="Calibri"/>
                <w:sz w:val="22"/>
              </w:rPr>
              <w:t>High</w:t>
            </w:r>
          </w:p>
        </w:tc>
        <w:tc>
          <w:tcPr>
            <w:tcW w:type="dxa" w:w="2729"/>
          </w:tcPr>
          <w:p>
            <w:r>
              <w:rPr>
                <w:rFonts w:ascii="Calibri" w:hAnsi="Calibri"/>
                <w:sz w:val="22"/>
              </w:rPr>
              <w:t>Skew-mode batch processing with chunked queries</w:t>
            </w:r>
          </w:p>
        </w:tc>
      </w:tr>
      <w:tr>
        <w:tc>
          <w:tcPr>
            <w:tcW w:type="dxa" w:w="720"/>
          </w:tcPr>
          <w:p>
            <w:r>
              <w:rPr>
                <w:rFonts w:ascii="Calibri" w:hAnsi="Calibri"/>
                <w:sz w:val="22"/>
              </w:rPr>
              <w:t>R-002</w:t>
            </w:r>
          </w:p>
        </w:tc>
        <w:tc>
          <w:tcPr>
            <w:tcW w:type="dxa" w:w="2476"/>
          </w:tcPr>
          <w:p>
            <w:r>
              <w:rPr>
                <w:rFonts w:ascii="Calibri" w:hAnsi="Calibri"/>
                <w:sz w:val="22"/>
              </w:rPr>
              <w:t>Elevate Payment Dependency: RD2 commitment management depends on external Elevate API availability</w:t>
            </w:r>
          </w:p>
        </w:tc>
        <w:tc>
          <w:tcPr>
            <w:tcW w:type="dxa" w:w="1875"/>
          </w:tcPr>
          <w:p>
            <w:r>
              <w:rPr>
                <w:rFonts w:ascii="Calibri" w:hAnsi="Calibri"/>
                <w:sz w:val="22"/>
              </w:rPr>
              <w:t>Possible</w:t>
            </w:r>
          </w:p>
        </w:tc>
        <w:tc>
          <w:tcPr>
            <w:tcW w:type="dxa" w:w="2280"/>
          </w:tcPr>
          <w:p>
            <w:r>
              <w:rPr>
                <w:rFonts w:ascii="Calibri" w:hAnsi="Calibri"/>
                <w:sz w:val="22"/>
              </w:rPr>
              <w:t>Medium</w:t>
            </w:r>
          </w:p>
        </w:tc>
        <w:tc>
          <w:tcPr>
            <w:tcW w:type="dxa" w:w="2729"/>
          </w:tcPr>
          <w:p>
            <w:r>
              <w:rPr>
                <w:rFonts w:ascii="Calibri" w:hAnsi="Calibri"/>
                <w:sz w:val="22"/>
              </w:rPr>
              <w:t>Retry mechanisms in RD2_QueueableService; error logging via Error__c</w:t>
            </w:r>
          </w:p>
        </w:tc>
      </w:tr>
      <w:tr>
        <w:tc>
          <w:tcPr>
            <w:tcW w:type="dxa" w:w="720"/>
          </w:tcPr>
          <w:p>
            <w:r>
              <w:rPr>
                <w:rFonts w:ascii="Calibri" w:hAnsi="Calibri"/>
                <w:sz w:val="22"/>
              </w:rPr>
              <w:t>R-003</w:t>
            </w:r>
          </w:p>
        </w:tc>
        <w:tc>
          <w:tcPr>
            <w:tcW w:type="dxa" w:w="2476"/>
          </w:tcPr>
          <w:p>
            <w:r>
              <w:rPr>
                <w:rFonts w:ascii="Calibri" w:hAnsi="Calibri"/>
                <w:sz w:val="22"/>
              </w:rPr>
              <w:t>Data Import Volume: BDI batch imports with 50K+ records may cause timeout or locking issues</w:t>
            </w:r>
          </w:p>
        </w:tc>
        <w:tc>
          <w:tcPr>
            <w:tcW w:type="dxa" w:w="1875"/>
          </w:tcPr>
          <w:p>
            <w:r>
              <w:rPr>
                <w:rFonts w:ascii="Calibri" w:hAnsi="Calibri"/>
                <w:sz w:val="22"/>
              </w:rPr>
              <w:t>Likely</w:t>
            </w:r>
          </w:p>
        </w:tc>
        <w:tc>
          <w:tcPr>
            <w:tcW w:type="dxa" w:w="2280"/>
          </w:tcPr>
          <w:p>
            <w:r>
              <w:rPr>
                <w:rFonts w:ascii="Calibri" w:hAnsi="Calibri"/>
                <w:sz w:val="22"/>
              </w:rPr>
              <w:t>Medium</w:t>
            </w:r>
          </w:p>
        </w:tc>
        <w:tc>
          <w:tcPr>
            <w:tcW w:type="dxa" w:w="2729"/>
          </w:tcPr>
          <w:p>
            <w:r>
              <w:rPr>
                <w:rFonts w:ascii="Calibri" w:hAnsi="Calibri"/>
                <w:sz w:val="22"/>
              </w:rPr>
              <w:t>Configurable batch sizes; async processing via BDI_DataImport_BATCH</w:t>
            </w:r>
          </w:p>
        </w:tc>
      </w:tr>
      <w:tr>
        <w:tc>
          <w:tcPr>
            <w:tcW w:type="dxa" w:w="720"/>
          </w:tcPr>
          <w:p>
            <w:r>
              <w:rPr>
                <w:rFonts w:ascii="Calibri" w:hAnsi="Calibri"/>
                <w:sz w:val="22"/>
              </w:rPr>
              <w:t>R-004</w:t>
            </w:r>
          </w:p>
        </w:tc>
        <w:tc>
          <w:tcPr>
            <w:tcW w:type="dxa" w:w="2476"/>
          </w:tcPr>
          <w:p>
            <w:r>
              <w:rPr>
                <w:rFonts w:ascii="Calibri" w:hAnsi="Calibri"/>
                <w:sz w:val="22"/>
              </w:rPr>
              <w:t>Address Verification API Limits: External geocoding APIs (Google, SmartyStreets) have rate limits</w:t>
            </w:r>
          </w:p>
        </w:tc>
        <w:tc>
          <w:tcPr>
            <w:tcW w:type="dxa" w:w="1875"/>
          </w:tcPr>
          <w:p>
            <w:r>
              <w:rPr>
                <w:rFonts w:ascii="Calibri" w:hAnsi="Calibri"/>
                <w:sz w:val="22"/>
              </w:rPr>
              <w:t>Unlikely</w:t>
            </w:r>
          </w:p>
        </w:tc>
        <w:tc>
          <w:tcPr>
            <w:tcW w:type="dxa" w:w="2280"/>
          </w:tcPr>
          <w:p>
            <w:r>
              <w:rPr>
                <w:rFonts w:ascii="Calibri" w:hAnsi="Calibri"/>
                <w:sz w:val="22"/>
              </w:rPr>
              <w:t>Low</w:t>
            </w:r>
          </w:p>
        </w:tc>
        <w:tc>
          <w:tcPr>
            <w:tcW w:type="dxa" w:w="2729"/>
          </w:tcPr>
          <w:p>
            <w:r>
              <w:rPr>
                <w:rFonts w:ascii="Calibri" w:hAnsi="Calibri"/>
                <w:sz w:val="22"/>
              </w:rPr>
              <w:t>Batch scheduling with ADDR_Seasonal_SCHED; configurable batch sizes</w:t>
            </w:r>
          </w:p>
        </w:tc>
      </w:tr>
      <w:tr>
        <w:tc>
          <w:tcPr>
            <w:tcW w:type="dxa" w:w="720"/>
          </w:tcPr>
          <w:p>
            <w:r>
              <w:rPr>
                <w:rFonts w:ascii="Calibri" w:hAnsi="Calibri"/>
                <w:sz w:val="22"/>
              </w:rPr>
              <w:t>R-005</w:t>
            </w:r>
          </w:p>
        </w:tc>
        <w:tc>
          <w:tcPr>
            <w:tcW w:type="dxa" w:w="2476"/>
          </w:tcPr>
          <w:p>
            <w:r>
              <w:rPr>
                <w:rFonts w:ascii="Calibri" w:hAnsi="Calibri"/>
                <w:sz w:val="22"/>
              </w:rPr>
              <w:t>Custom Metadata Deployment: CRLP rollup definitions stored in Custom Metadata require deployment for changes</w:t>
            </w:r>
          </w:p>
        </w:tc>
        <w:tc>
          <w:tcPr>
            <w:tcW w:type="dxa" w:w="1875"/>
          </w:tcPr>
          <w:p>
            <w:r>
              <w:rPr>
                <w:rFonts w:ascii="Calibri" w:hAnsi="Calibri"/>
                <w:sz w:val="22"/>
              </w:rPr>
              <w:t>Possible</w:t>
            </w:r>
          </w:p>
        </w:tc>
        <w:tc>
          <w:tcPr>
            <w:tcW w:type="dxa" w:w="2280"/>
          </w:tcPr>
          <w:p>
            <w:r>
              <w:rPr>
                <w:rFonts w:ascii="Calibri" w:hAnsi="Calibri"/>
                <w:sz w:val="22"/>
              </w:rPr>
              <w:t>Medium</w:t>
            </w:r>
          </w:p>
        </w:tc>
        <w:tc>
          <w:tcPr>
            <w:tcW w:type="dxa" w:w="2729"/>
          </w:tcPr>
          <w:p>
            <w:r>
              <w:rPr>
                <w:rFonts w:ascii="Calibri" w:hAnsi="Calibri"/>
                <w:sz w:val="22"/>
              </w:rPr>
              <w:t>CMT_MetadataAPI provides programmatic deployment capability</w:t>
            </w:r>
          </w:p>
        </w:tc>
      </w:tr>
    </w:tbl>
    <w:p w:rsidR="00575387" w:rsidP="5512A1F3" w:rsidRDefault="00575387" w14:paraId="003E4520" w14:textId="1AAC30F0"/>
    <w:p w:rsidR="7F3C07F7" w:rsidP="6C004676" w:rsidRDefault="57C53AFB" w14:paraId="458B227E" w14:textId="3F7536B0">
      <w:pPr>
        <w:rPr>
          <w:rFonts w:asciiTheme="majorHAnsi" w:hAnsiTheme="majorHAnsi" w:cstheme="majorBidi"/>
          <w:sz w:val="22"/>
          <w:szCs w:val="22"/>
        </w:rPr>
      </w:pPr>
      <w:r w:rsidRPr="6C004676">
        <w:rPr>
          <w:rFonts w:asciiTheme="majorHAnsi" w:hAnsiTheme="majorHAnsi" w:eastAsiaTheme="majorEastAsia" w:cstheme="majorBidi"/>
          <w:sz w:val="22"/>
          <w:szCs w:val="22"/>
        </w:rPr>
        <w:t>Reference:</w:t>
      </w:r>
      <w:r w:rsidRPr="6C004676" w:rsidR="41061C77">
        <w:rPr>
          <w:rFonts w:asciiTheme="majorHAnsi" w:hAnsiTheme="majorHAnsi" w:eastAsiaTheme="majorEastAsia" w:cstheme="majorBidi"/>
          <w:sz w:val="22"/>
          <w:szCs w:val="22"/>
        </w:rPr>
        <w:t xml:space="preserve"> </w:t>
      </w:r>
      <w:hyperlink r:id="rId26">
        <w:r w:rsidRPr="6C004676">
          <w:rPr>
            <w:rStyle w:val="Hyperlink"/>
            <w:rFonts w:asciiTheme="majorHAnsi" w:hAnsiTheme="majorHAnsi" w:cstheme="majorBidi"/>
            <w:sz w:val="22"/>
            <w:szCs w:val="22"/>
          </w:rPr>
          <w:t>Authorization Process for Acceptance of Risk</w:t>
        </w:r>
      </w:hyperlink>
    </w:p>
    <w:p w:rsidR="7F3C07F7" w:rsidRDefault="7F3C07F7" w14:paraId="227D3A4F" w14:textId="3B2F1817"/>
    <w:p w:rsidR="14B34B8C" w:rsidRDefault="14B34B8C" w14:paraId="5009850C" w14:textId="13A8D713"/>
    <w:p w:rsidR="74F099B7" w:rsidP="6C004676" w:rsidRDefault="6AB42A41" w14:paraId="2549C091" w14:textId="2C714094">
      <w:pPr>
        <w:pStyle w:val="Heading2"/>
      </w:pPr>
      <w:r>
        <w:t>1.</w:t>
      </w:r>
      <w:r w:rsidR="3DCC76A9">
        <w:t>5</w:t>
      </w:r>
      <w:r>
        <w:t xml:space="preserve"> </w:t>
      </w:r>
      <w:r w:rsidR="002D7127">
        <w:t>HLD Authors</w:t>
      </w:r>
    </w:p>
    <w:p w:rsidR="6C004676" w:rsidP="6C004676" w:rsidRDefault="6C004676" w14:paraId="1AFD3784" w14:textId="260EBE00">
      <w:pPr>
        <w:pStyle w:val="Response"/>
      </w:pPr>
    </w:p>
    <w:p w:rsidR="74F099B7" w:rsidP="6C004676" w:rsidRDefault="74F099B7" w14:paraId="688EFB93" w14:textId="0824C891">
      <w:pPr>
        <w:pStyle w:val="Response"/>
      </w:pPr>
      <w:r>
        <w:t>Response: Auto-generated by Devin AI — Review Required</w:t>
      </w:r>
    </w:p>
    <w:tbl>
      <w:tblPr>
        <w:tblW w:w="0" w:type="auto"/>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2775"/>
        <w:gridCol w:w="3054"/>
        <w:gridCol w:w="4951"/>
      </w:tblGrid>
      <w:tr w:rsidR="5512A1F3" w:rsidTr="14B34B8C" w14:paraId="66A363BF" w14:textId="77777777">
        <w:trPr>
          <w:trHeight w:val="300"/>
        </w:trPr>
        <w:tc>
          <w:tcPr>
            <w:tcW w:w="2780" w:type="dxa"/>
            <w:shd w:val="clear" w:color="auto" w:fill="DAE8F8"/>
            <w:tcMar>
              <w:top w:w="100" w:type="dxa"/>
              <w:left w:w="100" w:type="dxa"/>
              <w:bottom w:w="100" w:type="dxa"/>
              <w:right w:w="100" w:type="dxa"/>
            </w:tcMar>
            <w:vAlign w:val="center"/>
          </w:tcPr>
          <w:p w:rsidR="5512A1F3" w:rsidP="5512A1F3" w:rsidRDefault="5512A1F3" w14:paraId="0DDAA21E" w14:textId="77777777">
            <w:pPr>
              <w:widowControl w:val="0"/>
              <w:jc w:val="center"/>
              <w:rPr>
                <w:rFonts w:asciiTheme="majorHAnsi" w:hAnsiTheme="majorHAnsi" w:cstheme="majorBidi"/>
                <w:b/>
                <w:bCs/>
              </w:rPr>
            </w:pPr>
            <w:r w:rsidRPr="5512A1F3">
              <w:rPr>
                <w:rFonts w:asciiTheme="majorHAnsi" w:hAnsiTheme="majorHAnsi" w:cstheme="majorBidi"/>
                <w:b/>
                <w:bCs/>
              </w:rPr>
              <w:t>Name</w:t>
            </w:r>
          </w:p>
        </w:tc>
        <w:tc>
          <w:tcPr>
            <w:tcW w:w="3060" w:type="dxa"/>
            <w:shd w:val="clear" w:color="auto" w:fill="DAE8F8"/>
            <w:tcMar>
              <w:top w:w="100" w:type="dxa"/>
              <w:left w:w="100" w:type="dxa"/>
              <w:bottom w:w="100" w:type="dxa"/>
              <w:right w:w="100" w:type="dxa"/>
            </w:tcMar>
            <w:vAlign w:val="center"/>
          </w:tcPr>
          <w:p w:rsidR="5512A1F3" w:rsidP="5512A1F3" w:rsidRDefault="5512A1F3" w14:paraId="0EBF29D2" w14:textId="26A5F50F">
            <w:pPr>
              <w:widowControl w:val="0"/>
              <w:jc w:val="center"/>
              <w:rPr>
                <w:rFonts w:asciiTheme="majorHAnsi" w:hAnsiTheme="majorHAnsi" w:cstheme="majorBidi"/>
                <w:b/>
                <w:bCs/>
              </w:rPr>
            </w:pPr>
            <w:r w:rsidRPr="5512A1F3">
              <w:rPr>
                <w:rFonts w:asciiTheme="majorHAnsi" w:hAnsiTheme="majorHAnsi" w:cstheme="majorBidi"/>
                <w:b/>
                <w:bCs/>
              </w:rPr>
              <w:t xml:space="preserve">Role </w:t>
            </w:r>
          </w:p>
        </w:tc>
        <w:tc>
          <w:tcPr>
            <w:tcW w:w="4960" w:type="dxa"/>
            <w:shd w:val="clear" w:color="auto" w:fill="DAE8F8"/>
            <w:tcMar>
              <w:top w:w="100" w:type="dxa"/>
              <w:left w:w="100" w:type="dxa"/>
              <w:bottom w:w="100" w:type="dxa"/>
              <w:right w:w="100" w:type="dxa"/>
            </w:tcMar>
            <w:vAlign w:val="center"/>
          </w:tcPr>
          <w:p w:rsidR="5512A1F3" w:rsidP="5512A1F3" w:rsidRDefault="5512A1F3" w14:paraId="1166A891" w14:textId="77777777">
            <w:pPr>
              <w:widowControl w:val="0"/>
              <w:jc w:val="center"/>
              <w:rPr>
                <w:rFonts w:asciiTheme="majorHAnsi" w:hAnsiTheme="majorHAnsi" w:cstheme="majorBidi"/>
                <w:b/>
                <w:bCs/>
              </w:rPr>
            </w:pPr>
            <w:r w:rsidRPr="5512A1F3">
              <w:rPr>
                <w:rFonts w:asciiTheme="majorHAnsi" w:hAnsiTheme="majorHAnsi" w:cstheme="majorBidi"/>
                <w:b/>
                <w:bCs/>
              </w:rPr>
              <w:t>Contact Info (Email address, Phone)</w:t>
            </w:r>
          </w:p>
        </w:tc>
      </w:tr>
      <w:tr>
        <w:tc>
          <w:tcPr>
            <w:tcW w:type="dxa" w:w="2775"/>
          </w:tcPr>
          <w:p>
            <w:r>
              <w:rPr>
                <w:rFonts w:ascii="Calibri" w:hAnsi="Calibri"/>
                <w:sz w:val="22"/>
              </w:rPr>
              <w:t>Devin AI</w:t>
            </w:r>
          </w:p>
        </w:tc>
        <w:tc>
          <w:tcPr>
            <w:tcW w:type="dxa" w:w="3054"/>
          </w:tcPr>
          <w:p>
            <w:r>
              <w:rPr>
                <w:rFonts w:ascii="Calibri" w:hAnsi="Calibri"/>
                <w:sz w:val="22"/>
              </w:rPr>
              <w:t>Auto-Generator</w:t>
            </w:r>
          </w:p>
        </w:tc>
        <w:tc>
          <w:tcPr>
            <w:tcW w:type="dxa" w:w="4951"/>
          </w:tcPr>
          <w:p>
            <w:r>
              <w:rPr>
                <w:rFonts w:ascii="Calibri" w:hAnsi="Calibri"/>
                <w:sz w:val="22"/>
              </w:rPr>
              <w:t>N/A — Review Required</w:t>
            </w:r>
          </w:p>
        </w:tc>
      </w:tr>
    </w:tbl>
    <w:p w:rsidR="00575387" w:rsidP="7F3C07F7" w:rsidRDefault="1B30A32B" w14:paraId="7B31A567" w14:textId="1479EA28">
      <w:pPr>
        <w:pStyle w:val="Heading1"/>
      </w:pPr>
      <w:bookmarkStart w:name="_Toc197708021" w:id="26"/>
      <w:bookmarkStart w:name="_Toc197926870" w:id="27"/>
      <w:bookmarkStart w:name="_Toc2002686472" w:id="28"/>
      <w:r w:rsidR="1B30A32B">
        <w:rPr/>
        <w:t>S</w:t>
      </w:r>
      <w:r w:rsidR="47AC1CE3">
        <w:rPr/>
        <w:t>ection 2:</w:t>
      </w:r>
      <w:r w:rsidRPr="14B34B8C" w:rsidR="47AC1CE3">
        <w:rPr>
          <w:rFonts w:ascii="Calibri" w:hAnsi="Calibri" w:cs="Calibri"/>
        </w:rPr>
        <w:t xml:space="preserve"> </w:t>
      </w:r>
      <w:r w:rsidR="47AC1CE3">
        <w:rPr/>
        <w:t>Solution Overview</w:t>
      </w:r>
      <w:bookmarkEnd w:id="26"/>
      <w:bookmarkEnd w:id="27"/>
      <w:bookmarkEnd w:id="28"/>
    </w:p>
    <w:p w:rsidRPr="00FE376F" w:rsidR="54B128C7" w:rsidP="00B81587" w:rsidRDefault="51D4A490" w14:paraId="61AEF2C3" w14:textId="1BF8A0CE">
      <w:pPr>
        <w:pStyle w:val="Heading2"/>
      </w:pPr>
      <w:bookmarkStart w:name="_Toc197708022" w:id="29"/>
      <w:bookmarkStart w:name="_Toc197940015" w:id="30"/>
      <w:bookmarkStart w:name="_Toc10149047" w:id="31"/>
      <w:r>
        <w:t>2.1</w:t>
      </w:r>
      <w:r w:rsidR="493B654F">
        <w:t xml:space="preserve"> </w:t>
      </w:r>
      <w:r w:rsidR="1247D46B">
        <w:t>S</w:t>
      </w:r>
      <w:r>
        <w:t>ystem Landscape</w:t>
      </w:r>
      <w:bookmarkEnd w:id="29"/>
      <w:bookmarkEnd w:id="30"/>
      <w:bookmarkEnd w:id="31"/>
    </w:p>
    <w:p w:rsidR="5512A1F3" w:rsidP="5512A1F3" w:rsidRDefault="5512A1F3" w14:paraId="52A0F9BA" w14:textId="6602E0EB">
      <w:pPr>
        <w:spacing w:line="276" w:lineRule="auto"/>
        <w:ind w:left="720"/>
        <w:rPr>
          <w:rFonts w:ascii="Calibri" w:hAnsi="Calibri" w:cs="Calibri"/>
          <w:sz w:val="22"/>
          <w:szCs w:val="22"/>
        </w:rPr>
      </w:pPr>
    </w:p>
    <w:p w:rsidR="003445B5" w:rsidP="6C004676" w:rsidRDefault="12761721" w14:paraId="48E56EBF" w14:textId="3291AB23">
      <w:pPr>
        <w:spacing w:line="276" w:lineRule="auto"/>
        <w:ind w:left="720"/>
        <w:rPr>
          <w:rFonts w:ascii="Calibri" w:hAnsi="Calibri" w:cs="Calibri"/>
          <w:sz w:val="22"/>
          <w:szCs w:val="22"/>
          <w:highlight w:val="yellow"/>
        </w:rPr>
      </w:pPr>
      <w:r w:rsidRPr="6C004676">
        <w:rPr>
          <w:rFonts w:ascii="Calibri" w:hAnsi="Calibri" w:cs="Calibri"/>
          <w:sz w:val="22"/>
          <w:szCs w:val="22"/>
        </w:rPr>
        <w:t>Guidance:</w:t>
      </w:r>
      <w:r w:rsidRPr="6C004676" w:rsidR="65E4DC90">
        <w:rPr>
          <w:rFonts w:ascii="Calibri" w:hAnsi="Calibri" w:cs="Calibri"/>
          <w:sz w:val="22"/>
          <w:szCs w:val="22"/>
        </w:rPr>
        <w:t xml:space="preserve"> </w:t>
      </w:r>
      <w:r w:rsidRPr="6C004676" w:rsidR="52E9FFAD">
        <w:rPr>
          <w:rFonts w:ascii="Calibri" w:hAnsi="Calibri" w:cs="Calibri"/>
          <w:sz w:val="22"/>
          <w:szCs w:val="22"/>
        </w:rPr>
        <w:t>P</w:t>
      </w:r>
      <w:r w:rsidRPr="6C004676" w:rsidR="65E4DC90">
        <w:rPr>
          <w:rFonts w:ascii="Calibri" w:hAnsi="Calibri" w:cs="Calibri"/>
          <w:sz w:val="22"/>
          <w:szCs w:val="22"/>
        </w:rPr>
        <w:t>rovide a high-level system</w:t>
      </w:r>
      <w:r w:rsidRPr="6C004676" w:rsidR="50D526F0">
        <w:rPr>
          <w:rFonts w:ascii="Calibri" w:hAnsi="Calibri" w:cs="Calibri"/>
          <w:sz w:val="22"/>
          <w:szCs w:val="22"/>
        </w:rPr>
        <w:t xml:space="preserve"> landscape diagram</w:t>
      </w:r>
      <w:r w:rsidRPr="6C004676" w:rsidR="65E4DC90">
        <w:rPr>
          <w:rFonts w:ascii="Calibri" w:hAnsi="Calibri" w:cs="Calibri"/>
          <w:sz w:val="22"/>
          <w:szCs w:val="22"/>
        </w:rPr>
        <w:t xml:space="preserve"> </w:t>
      </w:r>
      <w:r w:rsidRPr="6C004676" w:rsidR="7944340C">
        <w:rPr>
          <w:rFonts w:ascii="Calibri" w:hAnsi="Calibri" w:cs="Calibri"/>
          <w:sz w:val="22"/>
          <w:szCs w:val="22"/>
        </w:rPr>
        <w:t xml:space="preserve">including the major system </w:t>
      </w:r>
      <w:r w:rsidRPr="6C004676" w:rsidR="65E4DC90">
        <w:rPr>
          <w:rFonts w:ascii="Calibri" w:hAnsi="Calibri" w:cs="Calibri"/>
          <w:sz w:val="22"/>
          <w:szCs w:val="22"/>
        </w:rPr>
        <w:t>components</w:t>
      </w:r>
      <w:r w:rsidRPr="6C004676" w:rsidR="37DC6CE3">
        <w:rPr>
          <w:rFonts w:ascii="Calibri" w:hAnsi="Calibri" w:cs="Calibri"/>
          <w:sz w:val="22"/>
          <w:szCs w:val="22"/>
        </w:rPr>
        <w:t xml:space="preserve"> </w:t>
      </w:r>
      <w:r w:rsidRPr="6C004676" w:rsidR="142CA4C2">
        <w:rPr>
          <w:rFonts w:ascii="Calibri" w:hAnsi="Calibri" w:cs="Calibri"/>
          <w:sz w:val="22"/>
          <w:szCs w:val="22"/>
        </w:rPr>
        <w:t xml:space="preserve">and </w:t>
      </w:r>
      <w:r w:rsidRPr="6C004676" w:rsidR="5B0DC244">
        <w:rPr>
          <w:rFonts w:ascii="Calibri" w:hAnsi="Calibri" w:cs="Calibri"/>
          <w:sz w:val="22"/>
          <w:szCs w:val="22"/>
        </w:rPr>
        <w:t>i</w:t>
      </w:r>
      <w:r w:rsidRPr="6C004676" w:rsidR="142CA4C2">
        <w:rPr>
          <w:rFonts w:ascii="Calibri" w:hAnsi="Calibri" w:cs="Calibri"/>
          <w:sz w:val="22"/>
          <w:szCs w:val="22"/>
        </w:rPr>
        <w:t>ntegrations</w:t>
      </w:r>
      <w:r w:rsidRPr="6C004676" w:rsidR="65E4DC90">
        <w:rPr>
          <w:rFonts w:ascii="Calibri" w:hAnsi="Calibri" w:cs="Calibri"/>
          <w:sz w:val="22"/>
          <w:szCs w:val="22"/>
        </w:rPr>
        <w:t>.</w:t>
      </w:r>
      <w:r w:rsidRPr="6C004676" w:rsidR="549984BA">
        <w:rPr>
          <w:rFonts w:ascii="Calibri" w:hAnsi="Calibri" w:cs="Calibri"/>
          <w:sz w:val="22"/>
          <w:szCs w:val="22"/>
        </w:rPr>
        <w:t xml:space="preserve"> </w:t>
      </w:r>
      <w:r w:rsidRPr="6C004676" w:rsidR="064AD79F">
        <w:rPr>
          <w:rFonts w:ascii="Calibri" w:hAnsi="Calibri" w:cs="Calibri"/>
          <w:sz w:val="22"/>
          <w:szCs w:val="22"/>
        </w:rPr>
        <w:t xml:space="preserve"> </w:t>
      </w:r>
    </w:p>
    <w:p w:rsidR="33500FF1" w:rsidP="14B34B8C" w:rsidRDefault="33500FF1" w14:paraId="2024541E" w14:textId="5BD8AF16">
      <w:pPr>
        <w:pStyle w:val="Response"/>
      </w:pPr>
      <w:bookmarkStart w:name="_Toc197708023" w:id="32"/>
      <w:bookmarkStart w:name="_Toc197940016" w:id="33"/>
      <w:bookmarkStart w:name="_Toc746091033" w:id="34"/>
      <w:r w:rsidR="33A84D9D">
        <w:rPr/>
        <w:t xml:space="preserve">Response: </w:t>
      </w:r>
      <w:bookmarkEnd w:id="32"/>
      <w:bookmarkEnd w:id="33"/>
      <w:bookmarkEnd w:id="34"/>
      <w:r w:rsidR="33A84D9D">
        <w:rPr/>
      </w:r>
      <w:r w:rsidR="0B48EB1F">
        <w:rPr/>
      </w:r>
      <w:r>
        <w:drawing>
          <wp:inline>
            <wp:extent cx="5943600" cy="3969104"/>
            <wp:docPr id="1999486743" name="Picture 1999486743"/>
            <wp:cNvGraphicFramePr>
              <a:graphicFrameLocks noChangeAspect="1"/>
            </wp:cNvGraphicFramePr>
            <a:graphic>
              <a:graphicData uri="http://schemas.openxmlformats.org/drawingml/2006/picture">
                <pic:pic>
                  <pic:nvPicPr>
                    <pic:cNvPr id="0" name="system_landscape.png"/>
                    <pic:cNvPicPr/>
                  </pic:nvPicPr>
                  <pic:blipFill>
                    <a:blip r:embed="rId25"/>
                    <a:stretch>
                      <a:fillRect/>
                    </a:stretch>
                  </pic:blipFill>
                  <pic:spPr>
                    <a:xfrm>
                      <a:off x="0" y="0"/>
                      <a:ext cx="5943600" cy="3969104"/>
                    </a:xfrm>
                    <a:prstGeom prst="rect"/>
                  </pic:spPr>
                </pic:pic>
              </a:graphicData>
            </a:graphic>
          </wp:inline>
        </w:drawing>
      </w:r>
    </w:p>
    <w:p w:rsidR="006739FB" w:rsidP="6C004676" w:rsidRDefault="5436F109" w14:paraId="56FF9B9B" w14:textId="58330173">
      <w:r>
        <w:rPr>
          <w:noProof/>
        </w:rPr>
      </w:r>
    </w:p>
    <w:p w:rsidR="5512A1F3" w:rsidP="5512A1F3" w:rsidRDefault="5512A1F3" w14:paraId="37EBEE2D" w14:textId="0192B66E">
      <w:pPr>
        <w:ind w:left="1440"/>
      </w:pPr>
    </w:p>
    <w:p w:rsidR="5512A1F3" w:rsidP="5512A1F3" w:rsidRDefault="5512A1F3" w14:paraId="7D23DFD6" w14:textId="705767C1">
      <w:pPr>
        <w:ind w:left="1440"/>
      </w:pPr>
    </w:p>
    <w:p w:rsidR="5512A1F3" w:rsidP="6C004676" w:rsidRDefault="11129CCD" w14:paraId="0613F8B1" w14:textId="779E8085">
      <w:pPr>
        <w:ind w:firstLine="720"/>
        <w:rPr>
          <w:rFonts w:asciiTheme="majorHAnsi" w:hAnsiTheme="majorHAnsi" w:cstheme="majorBidi"/>
          <w:sz w:val="22"/>
          <w:szCs w:val="22"/>
        </w:rPr>
      </w:pPr>
      <w:r w:rsidRPr="6C004676">
        <w:rPr>
          <w:rFonts w:asciiTheme="majorHAnsi" w:hAnsiTheme="majorHAnsi" w:cstheme="majorBidi"/>
          <w:sz w:val="22"/>
          <w:szCs w:val="22"/>
        </w:rPr>
        <w:t xml:space="preserve">Reference: </w:t>
      </w:r>
      <w:hyperlink r:id="rId29">
        <w:r w:rsidRPr="6C004676">
          <w:rPr>
            <w:rStyle w:val="Hyperlink"/>
            <w:rFonts w:asciiTheme="majorHAnsi" w:hAnsiTheme="majorHAnsi" w:cstheme="majorBidi"/>
            <w:sz w:val="22"/>
            <w:szCs w:val="22"/>
          </w:rPr>
          <w:t>Salesforce Well Architected</w:t>
        </w:r>
      </w:hyperlink>
    </w:p>
    <w:p w:rsidR="5512A1F3" w:rsidP="5512A1F3" w:rsidRDefault="5512A1F3" w14:paraId="4B0F73F2" w14:textId="11D67275">
      <w:pPr>
        <w:ind w:left="1440"/>
      </w:pPr>
    </w:p>
    <w:p w:rsidR="5512A1F3" w:rsidRDefault="5512A1F3" w14:paraId="482E1DA5" w14:textId="667ECF87">
      <w:r>
        <w:br w:type="page"/>
      </w:r>
    </w:p>
    <w:p w:rsidRPr="00B81587" w:rsidR="000057A1" w:rsidP="5512A1F3" w:rsidRDefault="660E3F44" w14:paraId="5740A10E" w14:textId="54784410">
      <w:pPr>
        <w:pStyle w:val="Heading2"/>
      </w:pPr>
      <w:bookmarkStart w:name="_Toc197708024" w:id="35"/>
      <w:bookmarkStart w:name="_Toc197926871" w:id="36"/>
      <w:bookmarkStart w:name="_Toc197940017" w:id="37"/>
      <w:bookmarkStart w:name="_Toc1667432264" w:id="38"/>
      <w:r>
        <w:t>2.2</w:t>
      </w:r>
      <w:r w:rsidR="4CEBFDBE">
        <w:t xml:space="preserve"> </w:t>
      </w:r>
      <w:bookmarkEnd w:id="35"/>
      <w:bookmarkEnd w:id="36"/>
      <w:r w:rsidR="27FBF66A">
        <w:t xml:space="preserve">VASIs </w:t>
      </w:r>
      <w:r w:rsidR="69E752AB">
        <w:t xml:space="preserve">for </w:t>
      </w:r>
      <w:bookmarkEnd w:id="37"/>
      <w:bookmarkEnd w:id="38"/>
      <w:r w:rsidR="007A742F">
        <w:t>applications</w:t>
      </w:r>
      <w:r w:rsidR="314BFEB8">
        <w:t xml:space="preserve"> that this application depends </w:t>
      </w:r>
      <w:r w:rsidR="6AC8CCCE">
        <w:t>up</w:t>
      </w:r>
      <w:r w:rsidR="314BFEB8">
        <w:t>on</w:t>
      </w:r>
    </w:p>
    <w:p w:rsidR="5512A1F3" w:rsidP="5512A1F3" w:rsidRDefault="5512A1F3" w14:paraId="573837FC" w14:textId="768AC486"/>
    <w:p w:rsidR="39A21CD1" w:rsidP="6C004676" w:rsidRDefault="39A21CD1" w14:paraId="34E17910" w14:textId="59342064">
      <w:pPr>
        <w:ind w:left="720"/>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Guidance: Provide VASIs for all dependent applications shown in the System Landscape</w:t>
      </w:r>
      <w:r w:rsidRPr="6C004676" w:rsidR="1209A7A3">
        <w:rPr>
          <w:rFonts w:asciiTheme="majorHAnsi" w:hAnsiTheme="majorHAnsi" w:eastAsiaTheme="majorEastAsia" w:cstheme="majorBidi"/>
          <w:sz w:val="22"/>
          <w:szCs w:val="22"/>
        </w:rPr>
        <w:t xml:space="preserve">. Include any applications that are slated to be </w:t>
      </w:r>
      <w:r w:rsidRPr="6C004676" w:rsidR="62F97E9D">
        <w:rPr>
          <w:rFonts w:asciiTheme="majorHAnsi" w:hAnsiTheme="majorHAnsi" w:eastAsiaTheme="majorEastAsia" w:cstheme="majorBidi"/>
          <w:sz w:val="22"/>
          <w:szCs w:val="22"/>
        </w:rPr>
        <w:t xml:space="preserve">replaced and </w:t>
      </w:r>
      <w:r w:rsidRPr="6C004676" w:rsidR="1209A7A3">
        <w:rPr>
          <w:rFonts w:asciiTheme="majorHAnsi" w:hAnsiTheme="majorHAnsi" w:eastAsiaTheme="majorEastAsia" w:cstheme="majorBidi"/>
          <w:sz w:val="22"/>
          <w:szCs w:val="22"/>
        </w:rPr>
        <w:t>decommissioned</w:t>
      </w:r>
      <w:r w:rsidRPr="6C004676" w:rsidR="1BB69C25">
        <w:rPr>
          <w:rFonts w:asciiTheme="majorHAnsi" w:hAnsiTheme="majorHAnsi" w:eastAsiaTheme="majorEastAsia" w:cstheme="majorBidi"/>
          <w:sz w:val="22"/>
          <w:szCs w:val="22"/>
        </w:rPr>
        <w:t>.</w:t>
      </w:r>
    </w:p>
    <w:p w:rsidRPr="00F14BD0" w:rsidR="0048299A" w:rsidP="6C004676" w:rsidRDefault="14BC82DD" w14:paraId="6290C724" w14:textId="2986DAF4">
      <w:pPr>
        <w:pStyle w:val="Response"/>
      </w:pPr>
      <w:bookmarkStart w:name="_Toc197708025" w:id="39"/>
      <w:bookmarkStart w:name="_Toc197940018" w:id="40"/>
      <w:bookmarkStart w:name="_Toc142627320" w:id="41"/>
      <w:r>
        <w:t>Response: See dependent systems table below.</w:t>
      </w:r>
      <w:bookmarkEnd w:id="39"/>
      <w:bookmarkEnd w:id="40"/>
      <w:bookmarkEnd w:id="41"/>
      <w:r w:rsidR="707C737F"/>
      <w:r/>
    </w:p>
    <w:p w:rsidRPr="008D2A3E" w:rsidR="008D2A3E" w:rsidP="008D2A3E" w:rsidRDefault="008D2A3E" w14:paraId="5E22092C" w14:textId="77777777"/>
    <w:tbl>
      <w:tblPr>
        <w:tblW w:w="1078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1980"/>
        <w:gridCol w:w="1615"/>
        <w:gridCol w:w="7185"/>
      </w:tblGrid>
      <w:tr w:rsidR="0F3FA3EC" w:rsidTr="2DDE5CC0" w14:paraId="0F20148F" w14:textId="77777777">
        <w:trPr>
          <w:trHeight w:val="300"/>
        </w:trPr>
        <w:tc>
          <w:tcPr>
            <w:tcW w:w="1980" w:type="dxa"/>
            <w:shd w:val="clear" w:color="auto" w:fill="C9DAF8"/>
            <w:tcMar>
              <w:top w:w="100" w:type="dxa"/>
              <w:left w:w="100" w:type="dxa"/>
              <w:bottom w:w="100" w:type="dxa"/>
              <w:right w:w="100" w:type="dxa"/>
            </w:tcMar>
          </w:tcPr>
          <w:p w:rsidRPr="00D436D5" w:rsidR="0F3FA3EC" w:rsidP="008D2A3E" w:rsidRDefault="0F3FA3EC" w14:paraId="6560EEA0" w14:textId="77777777">
            <w:pPr>
              <w:widowControl w:val="0"/>
              <w:pBdr>
                <w:top w:val="nil"/>
                <w:left w:val="nil"/>
                <w:bottom w:val="nil"/>
                <w:right w:val="nil"/>
                <w:between w:val="nil"/>
              </w:pBdr>
              <w:jc w:val="center"/>
              <w:rPr>
                <w:rFonts w:asciiTheme="majorHAnsi" w:hAnsiTheme="majorHAnsi" w:cstheme="majorHAnsi"/>
                <w:b/>
                <w:bCs/>
              </w:rPr>
            </w:pPr>
            <w:r w:rsidRPr="00D436D5">
              <w:rPr>
                <w:rFonts w:asciiTheme="majorHAnsi" w:hAnsiTheme="majorHAnsi" w:cstheme="majorHAnsi"/>
                <w:b/>
                <w:bCs/>
              </w:rPr>
              <w:t>System</w:t>
            </w:r>
          </w:p>
        </w:tc>
        <w:tc>
          <w:tcPr>
            <w:tcW w:w="1615" w:type="dxa"/>
            <w:shd w:val="clear" w:color="auto" w:fill="C9DAF8"/>
            <w:tcMar/>
          </w:tcPr>
          <w:p w:rsidRPr="00D436D5" w:rsidR="0F3FA3EC" w:rsidP="6C004676" w:rsidRDefault="0FC29AA7" w14:paraId="489671AF" w14:textId="3210AA0D">
            <w:pPr>
              <w:widowControl w:val="0"/>
              <w:pBdr>
                <w:top w:val="nil"/>
                <w:left w:val="nil"/>
                <w:bottom w:val="nil"/>
                <w:right w:val="nil"/>
                <w:between w:val="nil"/>
              </w:pBdr>
              <w:jc w:val="center"/>
              <w:rPr>
                <w:rFonts w:asciiTheme="majorHAnsi" w:hAnsiTheme="majorHAnsi" w:cstheme="majorBidi"/>
                <w:b/>
                <w:bCs/>
              </w:rPr>
            </w:pPr>
            <w:r w:rsidRPr="6C004676">
              <w:rPr>
                <w:rFonts w:asciiTheme="majorHAnsi" w:hAnsiTheme="majorHAnsi" w:cstheme="majorBidi"/>
                <w:b/>
                <w:bCs/>
              </w:rPr>
              <w:t>VASI</w:t>
            </w:r>
          </w:p>
        </w:tc>
        <w:tc>
          <w:tcPr>
            <w:tcW w:w="7185" w:type="dxa"/>
            <w:shd w:val="clear" w:color="auto" w:fill="C9DAF8"/>
            <w:tcMar>
              <w:top w:w="100" w:type="dxa"/>
              <w:left w:w="100" w:type="dxa"/>
              <w:bottom w:w="100" w:type="dxa"/>
              <w:right w:w="100" w:type="dxa"/>
            </w:tcMar>
          </w:tcPr>
          <w:p w:rsidRPr="00D436D5" w:rsidR="0F3FA3EC" w:rsidP="5512A1F3" w:rsidRDefault="7A217938" w14:paraId="3D5A1313" w14:textId="0CD4749B">
            <w:pPr>
              <w:widowControl w:val="0"/>
              <w:pBdr>
                <w:top w:val="nil"/>
                <w:left w:val="nil"/>
                <w:bottom w:val="nil"/>
                <w:right w:val="nil"/>
                <w:between w:val="nil"/>
              </w:pBdr>
              <w:jc w:val="center"/>
            </w:pPr>
            <w:r w:rsidRPr="5512A1F3">
              <w:rPr>
                <w:rFonts w:asciiTheme="majorHAnsi" w:hAnsiTheme="majorHAnsi" w:cstheme="majorBidi"/>
                <w:b/>
                <w:bCs/>
              </w:rPr>
              <w:t>Description</w:t>
            </w:r>
          </w:p>
        </w:tc>
      </w:tr>
      <w:tr>
        <w:tc>
          <w:tcPr>
            <w:tcW w:type="dxa" w:w="1980"/>
          </w:tcPr>
          <w:p>
            <w:r>
              <w:rPr>
                <w:rFonts w:ascii="Calibri" w:hAnsi="Calibri"/>
                <w:sz w:val="22"/>
              </w:rPr>
              <w:t>Salesforce Elevate</w:t>
            </w:r>
          </w:p>
        </w:tc>
        <w:tc>
          <w:tcPr>
            <w:tcW w:type="dxa" w:w="1615"/>
          </w:tcPr>
          <w:p>
            <w:r>
              <w:rPr>
                <w:rFonts w:ascii="Calibri" w:hAnsi="Calibri"/>
                <w:color w:val="FF0000"/>
                <w:sz w:val="22"/>
              </w:rPr>
              <w:t>TBD</w:t>
            </w:r>
          </w:p>
        </w:tc>
        <w:tc>
          <w:tcPr>
            <w:tcW w:type="dxa" w:w="7185"/>
          </w:tcPr>
          <w:p>
            <w:r>
              <w:rPr>
                <w:rFonts w:ascii="Calibri" w:hAnsi="Calibri"/>
                <w:sz w:val="22"/>
              </w:rPr>
              <w:t>Payment processing platform for credit card and ACH transactions</w:t>
            </w:r>
          </w:p>
        </w:tc>
      </w:tr>
      <w:tr>
        <w:tc>
          <w:tcPr>
            <w:tcW w:type="dxa" w:w="1980"/>
          </w:tcPr>
          <w:p>
            <w:r>
              <w:rPr>
                <w:rFonts w:ascii="Calibri" w:hAnsi="Calibri"/>
                <w:sz w:val="22"/>
              </w:rPr>
              <w:t>SmartyStreets</w:t>
            </w:r>
          </w:p>
        </w:tc>
        <w:tc>
          <w:tcPr>
            <w:tcW w:type="dxa" w:w="1615"/>
          </w:tcPr>
          <w:p>
            <w:r>
              <w:rPr>
                <w:rFonts w:ascii="Calibri" w:hAnsi="Calibri"/>
                <w:sz w:val="22"/>
              </w:rPr>
              <w:t>N/A — External</w:t>
            </w:r>
          </w:p>
        </w:tc>
        <w:tc>
          <w:tcPr>
            <w:tcW w:type="dxa" w:w="7185"/>
          </w:tcPr>
          <w:p>
            <w:r>
              <w:rPr>
                <w:rFonts w:ascii="Calibri" w:hAnsi="Calibri"/>
                <w:sz w:val="22"/>
              </w:rPr>
              <w:t>US address verification and standardization service</w:t>
            </w:r>
          </w:p>
        </w:tc>
      </w:tr>
      <w:tr>
        <w:tc>
          <w:tcPr>
            <w:tcW w:type="dxa" w:w="1980"/>
          </w:tcPr>
          <w:p>
            <w:r>
              <w:rPr>
                <w:rFonts w:ascii="Calibri" w:hAnsi="Calibri"/>
                <w:sz w:val="22"/>
              </w:rPr>
              <w:t>Google Geocoding API</w:t>
            </w:r>
          </w:p>
        </w:tc>
        <w:tc>
          <w:tcPr>
            <w:tcW w:type="dxa" w:w="1615"/>
          </w:tcPr>
          <w:p>
            <w:r>
              <w:rPr>
                <w:rFonts w:ascii="Calibri" w:hAnsi="Calibri"/>
                <w:sz w:val="22"/>
              </w:rPr>
              <w:t>N/A — External</w:t>
            </w:r>
          </w:p>
        </w:tc>
        <w:tc>
          <w:tcPr>
            <w:tcW w:type="dxa" w:w="7185"/>
          </w:tcPr>
          <w:p>
            <w:r>
              <w:rPr>
                <w:rFonts w:ascii="Calibri" w:hAnsi="Calibri"/>
                <w:sz w:val="22"/>
              </w:rPr>
              <w:t>Address geocoding and validation</w:t>
            </w:r>
          </w:p>
        </w:tc>
      </w:tr>
      <w:tr>
        <w:tc>
          <w:tcPr>
            <w:tcW w:type="dxa" w:w="1980"/>
          </w:tcPr>
          <w:p>
            <w:r>
              <w:rPr>
                <w:rFonts w:ascii="Calibri" w:hAnsi="Calibri"/>
                <w:sz w:val="22"/>
              </w:rPr>
              <w:t>Cicero</w:t>
            </w:r>
          </w:p>
        </w:tc>
        <w:tc>
          <w:tcPr>
            <w:tcW w:type="dxa" w:w="1615"/>
          </w:tcPr>
          <w:p>
            <w:r>
              <w:rPr>
                <w:rFonts w:ascii="Calibri" w:hAnsi="Calibri"/>
                <w:sz w:val="22"/>
              </w:rPr>
              <w:t>N/A — External</w:t>
            </w:r>
          </w:p>
        </w:tc>
        <w:tc>
          <w:tcPr>
            <w:tcW w:type="dxa" w:w="7185"/>
          </w:tcPr>
          <w:p>
            <w:r>
              <w:rPr>
                <w:rFonts w:ascii="Calibri" w:hAnsi="Calibri"/>
                <w:sz w:val="22"/>
              </w:rPr>
              <w:t>Legislative district and address verification</w:t>
            </w:r>
          </w:p>
        </w:tc>
      </w:tr>
      <w:tr>
        <w:tc>
          <w:tcPr>
            <w:tcW w:type="dxa" w:w="1980"/>
          </w:tcPr>
          <w:p>
            <w:r>
              <w:rPr>
                <w:rFonts w:ascii="Calibri" w:hAnsi="Calibri"/>
                <w:sz w:val="22"/>
              </w:rPr>
              <w:t>Salesforce Households (npo02)</w:t>
            </w:r>
          </w:p>
        </w:tc>
        <w:tc>
          <w:tcPr>
            <w:tcW w:type="dxa" w:w="1615"/>
          </w:tcPr>
          <w:p>
            <w:r>
              <w:rPr>
                <w:rFonts w:ascii="Calibri" w:hAnsi="Calibri"/>
                <w:color w:val="FF0000"/>
                <w:sz w:val="22"/>
              </w:rPr>
              <w:t>TBD</w:t>
            </w:r>
          </w:p>
        </w:tc>
        <w:tc>
          <w:tcPr>
            <w:tcW w:type="dxa" w:w="7185"/>
          </w:tcPr>
          <w:p>
            <w:r>
              <w:rPr>
                <w:rFonts w:ascii="Calibri" w:hAnsi="Calibri"/>
                <w:sz w:val="22"/>
              </w:rPr>
              <w:t>Household account model and naming</w:t>
            </w:r>
          </w:p>
        </w:tc>
      </w:tr>
      <w:tr>
        <w:tc>
          <w:tcPr>
            <w:tcW w:type="dxa" w:w="1980"/>
          </w:tcPr>
          <w:p>
            <w:r>
              <w:rPr>
                <w:rFonts w:ascii="Calibri" w:hAnsi="Calibri"/>
                <w:sz w:val="22"/>
              </w:rPr>
              <w:t>Salesforce Recurring Donations (npe03)</w:t>
            </w:r>
          </w:p>
        </w:tc>
        <w:tc>
          <w:tcPr>
            <w:tcW w:type="dxa" w:w="1615"/>
          </w:tcPr>
          <w:p>
            <w:r>
              <w:rPr>
                <w:rFonts w:ascii="Calibri" w:hAnsi="Calibri"/>
                <w:color w:val="FF0000"/>
                <w:sz w:val="22"/>
              </w:rPr>
              <w:t>TBD</w:t>
            </w:r>
          </w:p>
        </w:tc>
        <w:tc>
          <w:tcPr>
            <w:tcW w:type="dxa" w:w="7185"/>
          </w:tcPr>
          <w:p>
            <w:r>
              <w:rPr>
                <w:rFonts w:ascii="Calibri" w:hAnsi="Calibri"/>
                <w:sz w:val="22"/>
              </w:rPr>
              <w:t>Base recurring donation object and framework</w:t>
            </w:r>
          </w:p>
        </w:tc>
      </w:tr>
      <w:tr>
        <w:tc>
          <w:tcPr>
            <w:tcW w:type="dxa" w:w="1980"/>
          </w:tcPr>
          <w:p>
            <w:r>
              <w:rPr>
                <w:rFonts w:ascii="Calibri" w:hAnsi="Calibri"/>
                <w:sz w:val="22"/>
              </w:rPr>
              <w:t>Salesforce Relationships (npe04)</w:t>
            </w:r>
          </w:p>
        </w:tc>
        <w:tc>
          <w:tcPr>
            <w:tcW w:type="dxa" w:w="1615"/>
          </w:tcPr>
          <w:p>
            <w:r>
              <w:rPr>
                <w:rFonts w:ascii="Calibri" w:hAnsi="Calibri"/>
                <w:color w:val="FF0000"/>
                <w:sz w:val="22"/>
              </w:rPr>
              <w:t>TBD</w:t>
            </w:r>
          </w:p>
        </w:tc>
        <w:tc>
          <w:tcPr>
            <w:tcW w:type="dxa" w:w="7185"/>
          </w:tcPr>
          <w:p>
            <w:r>
              <w:rPr>
                <w:rFonts w:ascii="Calibri" w:hAnsi="Calibri"/>
                <w:sz w:val="22"/>
              </w:rPr>
              <w:t>Contact-to-contact relationship tracking</w:t>
            </w:r>
          </w:p>
        </w:tc>
      </w:tr>
      <w:tr>
        <w:tc>
          <w:tcPr>
            <w:tcW w:type="dxa" w:w="1980"/>
          </w:tcPr>
          <w:p>
            <w:r>
              <w:rPr>
                <w:rFonts w:ascii="Calibri" w:hAnsi="Calibri"/>
                <w:sz w:val="22"/>
              </w:rPr>
              <w:t>Salesforce Affiliations (npe05)</w:t>
            </w:r>
          </w:p>
        </w:tc>
        <w:tc>
          <w:tcPr>
            <w:tcW w:type="dxa" w:w="1615"/>
          </w:tcPr>
          <w:p>
            <w:r>
              <w:rPr>
                <w:rFonts w:ascii="Calibri" w:hAnsi="Calibri"/>
                <w:color w:val="FF0000"/>
                <w:sz w:val="22"/>
              </w:rPr>
              <w:t>TBD</w:t>
            </w:r>
          </w:p>
        </w:tc>
        <w:tc>
          <w:tcPr>
            <w:tcW w:type="dxa" w:w="7185"/>
          </w:tcPr>
          <w:p>
            <w:r>
              <w:rPr>
                <w:rFonts w:ascii="Calibri" w:hAnsi="Calibri"/>
                <w:sz w:val="22"/>
              </w:rPr>
              <w:t>Organization affiliation management</w:t>
            </w:r>
          </w:p>
        </w:tc>
      </w:tr>
    </w:tbl>
    <w:p w:rsidR="33500FF1" w:rsidP="05F4DCA2" w:rsidRDefault="33500FF1" w14:paraId="09882FB4" w14:textId="01181F97"/>
    <w:p w:rsidR="5512A1F3" w:rsidP="6C004676" w:rsidRDefault="7B7E1071" w14:paraId="289765C2" w14:textId="0DB3DF1B">
      <w:pPr>
        <w:ind w:firstLine="720"/>
        <w:rPr>
          <w:rFonts w:asciiTheme="majorHAnsi" w:hAnsiTheme="majorHAnsi" w:cstheme="majorBidi"/>
          <w:sz w:val="22"/>
          <w:szCs w:val="22"/>
        </w:rPr>
      </w:pPr>
      <w:r w:rsidRPr="6C004676">
        <w:rPr>
          <w:rFonts w:asciiTheme="majorHAnsi" w:hAnsiTheme="majorHAnsi" w:cstheme="majorBidi"/>
          <w:sz w:val="22"/>
          <w:szCs w:val="22"/>
        </w:rPr>
        <w:t xml:space="preserve">Reference: </w:t>
      </w:r>
      <w:hyperlink w:anchor="system_and_application_domain_vasystems_na.htm" r:id="rId30">
        <w:r w:rsidRPr="6C004676">
          <w:rPr>
            <w:rStyle w:val="Hyperlink"/>
            <w:rFonts w:asciiTheme="majorHAnsi" w:hAnsiTheme="majorHAnsi" w:cstheme="majorBidi"/>
            <w:sz w:val="22"/>
            <w:szCs w:val="22"/>
          </w:rPr>
          <w:t>VA System Inventory</w:t>
        </w:r>
      </w:hyperlink>
    </w:p>
    <w:p w:rsidR="5512A1F3" w:rsidRDefault="5512A1F3" w14:paraId="0E0DD57C" w14:textId="660A2AA7"/>
    <w:p w:rsidR="5B35A514" w:rsidP="6C004676" w:rsidRDefault="5B35A514" w14:paraId="437A2207" w14:textId="6488D3F8">
      <w:pPr>
        <w:pStyle w:val="Heading2"/>
      </w:pPr>
      <w:r>
        <w:t>2.3</w:t>
      </w:r>
      <w:r w:rsidR="1F5BA19F">
        <w:t xml:space="preserve"> Managed Packages</w:t>
      </w:r>
    </w:p>
    <w:p w:rsidR="6C004676" w:rsidP="6C004676" w:rsidRDefault="6C004676" w14:paraId="10AC8D5D" w14:textId="01234B44"/>
    <w:p w:rsidR="1F5BA19F" w:rsidP="6C004676" w:rsidRDefault="1F5BA19F" w14:paraId="4D37A247" w14:textId="0E745AA4">
      <w:pPr>
        <w:ind w:left="720"/>
        <w:rPr>
          <w:rFonts w:asciiTheme="majorHAnsi" w:hAnsiTheme="majorHAnsi" w:eastAsiaTheme="majorEastAsia" w:cstheme="majorBidi"/>
        </w:rPr>
      </w:pPr>
      <w:r w:rsidRPr="6C004676">
        <w:rPr>
          <w:rFonts w:asciiTheme="majorHAnsi" w:hAnsiTheme="majorHAnsi" w:eastAsiaTheme="majorEastAsia" w:cstheme="majorBidi"/>
        </w:rPr>
        <w:t>Guidance: List the managed packages that will be used by the application. In the description, note the licensing model.</w:t>
      </w:r>
    </w:p>
    <w:p w:rsidR="6C004676" w:rsidRDefault="6C004676" w14:paraId="3DB6D526" w14:textId="0B65BD2C"/>
    <w:p w:rsidR="1F5BA19F" w:rsidP="6C004676" w:rsidRDefault="1F5BA19F" w14:paraId="224BE504" w14:textId="573380D3">
      <w:pPr>
        <w:pStyle w:val="Response"/>
        <w:rPr>
          <w:rFonts w:eastAsia="Arial"/>
        </w:rPr>
      </w:pPr>
      <w:r>
        <w:t>Response: See managed packages table below.</w:t>
      </w:r>
    </w:p>
    <w:p w:rsidR="6C004676" w:rsidP="6C004676" w:rsidRDefault="6C004676" w14:paraId="731CA4E8" w14:textId="19BB4362">
      <w:pPr>
        <w:rPr>
          <w:rFonts w:asciiTheme="majorHAnsi" w:hAnsiTheme="majorHAnsi" w:eastAsiaTheme="majorEastAsia" w:cstheme="majorBidi"/>
          <w:color w:val="943634" w:themeColor="accent2" w:themeShade="BF"/>
        </w:rPr>
      </w:pPr>
    </w:p>
    <w:tbl>
      <w:tblPr>
        <w:tblW w:w="0" w:type="auto"/>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1965"/>
        <w:gridCol w:w="8550"/>
      </w:tblGrid>
      <w:tr w:rsidR="6C004676" w:rsidTr="6C004676" w14:paraId="6891DC3D" w14:textId="77777777">
        <w:trPr>
          <w:trHeight w:val="300"/>
        </w:trPr>
        <w:tc>
          <w:tcPr>
            <w:tcW w:w="1965" w:type="dxa"/>
            <w:shd w:val="clear" w:color="auto" w:fill="C9DAF8"/>
            <w:tcMar>
              <w:top w:w="100" w:type="dxa"/>
              <w:left w:w="100" w:type="dxa"/>
              <w:bottom w:w="100" w:type="dxa"/>
              <w:right w:w="100" w:type="dxa"/>
            </w:tcMar>
          </w:tcPr>
          <w:p w:rsidR="6C004676" w:rsidP="6C004676" w:rsidRDefault="6C004676" w14:paraId="5213C57E" w14:textId="1B995B2B">
            <w:pPr>
              <w:pStyle w:val="paragraph"/>
              <w:widowControl w:val="0"/>
              <w:spacing w:before="0" w:beforeAutospacing="0" w:after="0" w:afterAutospacing="0"/>
              <w:jc w:val="center"/>
            </w:pPr>
            <w:r w:rsidRPr="6C004676">
              <w:rPr>
                <w:rStyle w:val="normaltextrun"/>
                <w:rFonts w:ascii="Calibri" w:hAnsi="Calibri" w:cs="Calibri"/>
                <w:b/>
                <w:bCs/>
              </w:rPr>
              <w:t>Package</w:t>
            </w:r>
          </w:p>
        </w:tc>
        <w:tc>
          <w:tcPr>
            <w:tcW w:w="8550" w:type="dxa"/>
            <w:shd w:val="clear" w:color="auto" w:fill="C9DAF8"/>
            <w:tcMar>
              <w:top w:w="100" w:type="dxa"/>
              <w:left w:w="100" w:type="dxa"/>
              <w:bottom w:w="100" w:type="dxa"/>
              <w:right w:w="100" w:type="dxa"/>
            </w:tcMar>
          </w:tcPr>
          <w:p w:rsidR="6C004676" w:rsidP="6C004676" w:rsidRDefault="6C004676" w14:paraId="06932532" w14:textId="77777777">
            <w:pPr>
              <w:pStyle w:val="paragraph"/>
              <w:widowControl w:val="0"/>
              <w:spacing w:before="0" w:beforeAutospacing="0" w:after="0" w:afterAutospacing="0"/>
              <w:jc w:val="center"/>
            </w:pPr>
            <w:r w:rsidRPr="6C004676">
              <w:rPr>
                <w:rStyle w:val="normaltextrun"/>
                <w:rFonts w:ascii="Calibri" w:hAnsi="Calibri" w:cs="Calibri"/>
                <w:b/>
                <w:bCs/>
              </w:rPr>
              <w:t>Description</w:t>
            </w:r>
          </w:p>
          <w:p w:rsidR="6C004676" w:rsidP="6C004676" w:rsidRDefault="6C004676" w14:paraId="44334BEC" w14:textId="77777777">
            <w:pPr>
              <w:pStyle w:val="paragraph"/>
              <w:widowControl w:val="0"/>
              <w:spacing w:before="0" w:beforeAutospacing="0" w:after="0" w:afterAutospacing="0"/>
              <w:jc w:val="center"/>
              <w:rPr>
                <w:rStyle w:val="normaltextrun"/>
                <w:rFonts w:ascii="Calibri" w:hAnsi="Calibri" w:cs="Calibri"/>
                <w:b/>
                <w:bCs/>
              </w:rPr>
            </w:pPr>
          </w:p>
        </w:tc>
      </w:tr>
      <w:tr>
        <w:tc>
          <w:tcPr>
            <w:tcW w:type="dxa" w:w="1965"/>
          </w:tcPr>
          <w:p>
            <w:r>
              <w:rPr>
                <w:rFonts w:ascii="Calibri" w:hAnsi="Calibri"/>
                <w:sz w:val="22"/>
              </w:rPr>
              <w:t>Nonprofit Success Pack (npsp)</w:t>
            </w:r>
          </w:p>
        </w:tc>
        <w:tc>
          <w:tcPr>
            <w:tcW w:type="dxa" w:w="8550"/>
          </w:tcPr>
          <w:p>
            <w:r>
              <w:rPr>
                <w:rFonts w:ascii="Calibri" w:hAnsi="Calibri"/>
                <w:sz w:val="22"/>
              </w:rPr>
              <w:t>Core NPSP package — fundraising automation, gift entry, rollups, engagement</w:t>
            </w:r>
          </w:p>
        </w:tc>
      </w:tr>
      <w:tr>
        <w:tc>
          <w:tcPr>
            <w:tcW w:type="dxa" w:w="1965"/>
          </w:tcPr>
          <w:p>
            <w:r>
              <w:rPr>
                <w:rFonts w:ascii="Calibri" w:hAnsi="Calibri"/>
                <w:sz w:val="22"/>
              </w:rPr>
              <w:t>Households (npo02)</w:t>
            </w:r>
          </w:p>
        </w:tc>
        <w:tc>
          <w:tcPr>
            <w:tcW w:type="dxa" w:w="8550"/>
          </w:tcPr>
          <w:p>
            <w:r>
              <w:rPr>
                <w:rFonts w:ascii="Calibri" w:hAnsi="Calibri"/>
                <w:sz w:val="22"/>
              </w:rPr>
              <w:t>Household account model with automatic naming and address management</w:t>
            </w:r>
          </w:p>
        </w:tc>
      </w:tr>
      <w:tr>
        <w:tc>
          <w:tcPr>
            <w:tcW w:type="dxa" w:w="1965"/>
          </w:tcPr>
          <w:p>
            <w:r>
              <w:rPr>
                <w:rFonts w:ascii="Calibri" w:hAnsi="Calibri"/>
                <w:sz w:val="22"/>
              </w:rPr>
              <w:t>Recurring Donations (npe03)</w:t>
            </w:r>
          </w:p>
        </w:tc>
        <w:tc>
          <w:tcPr>
            <w:tcW w:type="dxa" w:w="8550"/>
          </w:tcPr>
          <w:p>
            <w:r>
              <w:rPr>
                <w:rFonts w:ascii="Calibri" w:hAnsi="Calibri"/>
                <w:sz w:val="22"/>
              </w:rPr>
              <w:t>Recurring donation scheduling and installment generation</w:t>
            </w:r>
          </w:p>
        </w:tc>
      </w:tr>
      <w:tr>
        <w:tc>
          <w:tcPr>
            <w:tcW w:type="dxa" w:w="1965"/>
          </w:tcPr>
          <w:p>
            <w:r>
              <w:rPr>
                <w:rFonts w:ascii="Calibri" w:hAnsi="Calibri"/>
                <w:sz w:val="22"/>
              </w:rPr>
              <w:t>Relationships (npe04)</w:t>
            </w:r>
          </w:p>
        </w:tc>
        <w:tc>
          <w:tcPr>
            <w:tcW w:type="dxa" w:w="8550"/>
          </w:tcPr>
          <w:p>
            <w:r>
              <w:rPr>
                <w:rFonts w:ascii="Calibri" w:hAnsi="Calibri"/>
                <w:sz w:val="22"/>
              </w:rPr>
              <w:t>Contact-to-contact relationship and reciprocal relationship tracking</w:t>
            </w:r>
          </w:p>
        </w:tc>
      </w:tr>
      <w:tr>
        <w:tc>
          <w:tcPr>
            <w:tcW w:type="dxa" w:w="1965"/>
          </w:tcPr>
          <w:p>
            <w:r>
              <w:rPr>
                <w:rFonts w:ascii="Calibri" w:hAnsi="Calibri"/>
                <w:sz w:val="22"/>
              </w:rPr>
              <w:t>Affiliations (npe05)</w:t>
            </w:r>
          </w:p>
        </w:tc>
        <w:tc>
          <w:tcPr>
            <w:tcW w:type="dxa" w:w="8550"/>
          </w:tcPr>
          <w:p>
            <w:r>
              <w:rPr>
                <w:rFonts w:ascii="Calibri" w:hAnsi="Calibri"/>
                <w:sz w:val="22"/>
              </w:rPr>
              <w:t>Contact-to-organization affiliation management</w:t>
            </w:r>
          </w:p>
        </w:tc>
      </w:tr>
    </w:tbl>
    <w:p w:rsidR="6C004676" w:rsidP="6C004676" w:rsidRDefault="6C004676" w14:paraId="0487610B" w14:textId="59363848">
      <w:pPr>
        <w:rPr>
          <w:rFonts w:asciiTheme="majorHAnsi" w:hAnsiTheme="majorHAnsi" w:eastAsiaTheme="majorEastAsia" w:cstheme="majorBidi"/>
          <w:color w:val="943634" w:themeColor="accent2" w:themeShade="BF"/>
        </w:rPr>
      </w:pPr>
    </w:p>
    <w:p w:rsidR="1F5BA19F" w:rsidP="6C004676" w:rsidRDefault="1F5BA19F" w14:paraId="48DE013B" w14:textId="73627F82">
      <w:pPr>
        <w:ind w:left="720"/>
        <w:rPr>
          <w:rFonts w:asciiTheme="majorHAnsi" w:hAnsiTheme="majorHAnsi" w:eastAsiaTheme="majorEastAsia" w:cstheme="majorBidi"/>
        </w:rPr>
      </w:pPr>
      <w:r w:rsidRPr="2E26E2F4">
        <w:rPr>
          <w:rFonts w:asciiTheme="majorHAnsi" w:hAnsiTheme="majorHAnsi" w:eastAsiaTheme="majorEastAsia" w:cstheme="majorBidi"/>
        </w:rPr>
        <w:t xml:space="preserve">Reference: </w:t>
      </w:r>
      <w:hyperlink r:id="rId31">
        <w:r w:rsidRPr="2E26E2F4">
          <w:rPr>
            <w:rStyle w:val="Hyperlink"/>
            <w:rFonts w:asciiTheme="majorHAnsi" w:hAnsiTheme="majorHAnsi" w:eastAsiaTheme="majorEastAsia" w:cstheme="majorBidi"/>
          </w:rPr>
          <w:t>DTC Policy for Managed Packages</w:t>
        </w:r>
      </w:hyperlink>
    </w:p>
    <w:p w:rsidR="2E26E2F4" w:rsidP="2E26E2F4" w:rsidRDefault="2E26E2F4" w14:paraId="507BCAFD" w14:textId="2F98AD90">
      <w:pPr>
        <w:ind w:left="720"/>
        <w:rPr>
          <w:rFonts w:asciiTheme="majorHAnsi" w:hAnsiTheme="majorHAnsi" w:eastAsiaTheme="majorEastAsia" w:cstheme="majorBidi"/>
        </w:rPr>
      </w:pPr>
    </w:p>
    <w:p w:rsidR="66887C95" w:rsidP="6C004676" w:rsidRDefault="66887C95" w14:paraId="557AF23A" w14:textId="6D11F3BF">
      <w:pPr>
        <w:pStyle w:val="Heading2"/>
      </w:pPr>
      <w:r>
        <w:lastRenderedPageBreak/>
        <w:t>2.</w:t>
      </w:r>
      <w:r w:rsidR="1750012B">
        <w:t>4</w:t>
      </w:r>
      <w:r>
        <w:t xml:space="preserve"> Entity Relationship Diagram </w:t>
      </w:r>
    </w:p>
    <w:p w:rsidR="6C004676" w:rsidP="6C004676" w:rsidRDefault="6C004676" w14:paraId="371A34FA" w14:textId="079C36E3">
      <w:pPr>
        <w:ind w:left="720"/>
        <w:rPr>
          <w:rFonts w:asciiTheme="majorHAnsi" w:hAnsiTheme="majorHAnsi" w:eastAsiaTheme="majorEastAsia" w:cstheme="majorBidi"/>
        </w:rPr>
      </w:pPr>
    </w:p>
    <w:p w:rsidR="66887C95" w:rsidP="6C004676" w:rsidRDefault="66887C95" w14:paraId="46663133" w14:textId="200D98B1">
      <w:pPr>
        <w:ind w:left="720"/>
        <w:rPr>
          <w:rFonts w:asciiTheme="majorHAnsi" w:hAnsiTheme="majorHAnsi" w:eastAsiaTheme="majorEastAsia" w:cstheme="majorBidi"/>
          <w:sz w:val="22"/>
          <w:szCs w:val="22"/>
          <w:highlight w:val="yellow"/>
        </w:rPr>
      </w:pPr>
      <w:r w:rsidRPr="6C004676">
        <w:rPr>
          <w:rFonts w:asciiTheme="majorHAnsi" w:hAnsiTheme="majorHAnsi" w:eastAsiaTheme="majorEastAsia" w:cstheme="majorBidi"/>
          <w:sz w:val="22"/>
          <w:szCs w:val="22"/>
        </w:rPr>
        <w:t xml:space="preserve">Guidance: Include the major standard and custom objects in your application. Call out any proposed deviations from the VA DTC policy for Org-wide defaults. </w:t>
      </w:r>
    </w:p>
    <w:p w:rsidR="6C004676" w:rsidP="6C004676" w:rsidRDefault="6C004676" w14:paraId="0CA7CDB1" w14:textId="4169EAE0">
      <w:pPr>
        <w:ind w:left="720"/>
        <w:rPr>
          <w:rFonts w:asciiTheme="majorHAnsi" w:hAnsiTheme="majorHAnsi" w:eastAsiaTheme="majorEastAsia" w:cstheme="majorBidi"/>
        </w:rPr>
      </w:pPr>
    </w:p>
    <w:p w:rsidR="66887C95" w:rsidRDefault="66887C95" w14:paraId="2875EBFD" w14:textId="0382F977">
      <w:r w:rsidRPr="6C004676">
        <w:rPr>
          <w:rStyle w:val="ResponseChar"/>
        </w:rPr>
        <w:t xml:space="preserve">Response: </w:t>
      </w:r>
      <w:r w:rsidRPr="6C004676">
        <w:rPr>
          <w:rFonts w:eastAsiaTheme="majorEastAsia"/>
        </w:rPr>
      </w:r>
      <w:r>
        <w:drawing>
          <wp:inline>
            <wp:extent cx="5943600" cy="4165952"/>
            <wp:docPr id="1999486745" name="Picture 1999486745"/>
            <wp:cNvGraphicFramePr>
              <a:graphicFrameLocks noChangeAspect="1"/>
            </wp:cNvGraphicFramePr>
            <a:graphic>
              <a:graphicData uri="http://schemas.openxmlformats.org/drawingml/2006/picture">
                <pic:pic>
                  <pic:nvPicPr>
                    <pic:cNvPr id="0" name="er_diagram.png"/>
                    <pic:cNvPicPr/>
                  </pic:nvPicPr>
                  <pic:blipFill>
                    <a:blip r:embed="rId87"/>
                    <a:stretch>
                      <a:fillRect/>
                    </a:stretch>
                  </pic:blipFill>
                  <pic:spPr>
                    <a:xfrm>
                      <a:off x="0" y="0"/>
                      <a:ext cx="5943600" cy="4165952"/>
                    </a:xfrm>
                    <a:prstGeom prst="rect"/>
                  </pic:spPr>
                </pic:pic>
              </a:graphicData>
            </a:graphic>
          </wp:inline>
        </w:drawing>
      </w:r>
    </w:p>
    <w:p w:rsidR="66887C95" w:rsidRDefault="66887C95" w14:paraId="765963E5" w14:textId="10BA1EA7">
      <w:r w:rsidRPr="6C004676">
        <w:rPr>
          <w:rFonts w:asciiTheme="majorHAnsi" w:hAnsiTheme="majorHAnsi" w:cstheme="majorBidi"/>
          <w:color w:val="943634" w:themeColor="accent2" w:themeShade="BF"/>
          <w:sz w:val="22"/>
          <w:szCs w:val="22"/>
          <w:lang w:val="en"/>
        </w:rPr>
        <w:t>&lt;</w:t>
      </w:r>
    </w:p>
    <w:p w:rsidR="11385AAE" w:rsidP="6C004676" w:rsidRDefault="11385AAE" w14:paraId="6B345B90" w14:textId="1E050EAB">
      <w:pPr>
        <w:rPr>
          <w:rFonts w:asciiTheme="majorHAnsi" w:hAnsiTheme="majorHAnsi" w:cstheme="majorBidi"/>
          <w:color w:val="943634" w:themeColor="accent2" w:themeShade="BF"/>
          <w:sz w:val="22"/>
          <w:szCs w:val="22"/>
          <w:lang w:val="en"/>
        </w:rPr>
      </w:pPr>
      <w:r>
        <w:rPr>
          <w:noProof/>
        </w:rPr>
      </w:r>
    </w:p>
    <w:p w:rsidR="132F2723" w:rsidP="2E26E2F4" w:rsidRDefault="4D065D0E" w14:paraId="4E1D0485" w14:textId="5024363B">
      <w:pPr>
        <w:rPr>
          <w:rFonts w:asciiTheme="majorHAnsi" w:hAnsiTheme="majorHAnsi" w:cstheme="majorBidi"/>
          <w:color w:val="943634" w:themeColor="accent2" w:themeShade="BF"/>
          <w:sz w:val="22"/>
          <w:szCs w:val="22"/>
          <w:lang w:val="en"/>
        </w:rPr>
      </w:pPr>
      <w:r w:rsidRPr="2E26E2F4">
        <w:rPr>
          <w:rFonts w:asciiTheme="majorHAnsi" w:hAnsiTheme="majorHAnsi" w:cstheme="majorBidi"/>
          <w:color w:val="943634" w:themeColor="accent2" w:themeShade="BF"/>
          <w:sz w:val="22"/>
          <w:szCs w:val="22"/>
          <w:lang w:val="en"/>
        </w:rPr>
        <w:t>&gt;</w:t>
      </w:r>
    </w:p>
    <w:p w:rsidR="6C004676" w:rsidP="6C004676" w:rsidRDefault="6C004676" w14:paraId="3FA07EA6" w14:textId="1FB43C1A">
      <w:pPr>
        <w:ind w:left="720"/>
        <w:rPr>
          <w:rFonts w:asciiTheme="majorHAnsi" w:hAnsiTheme="majorHAnsi" w:eastAsiaTheme="majorEastAsia" w:cstheme="majorBidi"/>
          <w:sz w:val="22"/>
          <w:szCs w:val="22"/>
        </w:rPr>
      </w:pPr>
    </w:p>
    <w:p w:rsidR="66887C95" w:rsidP="6C004676" w:rsidRDefault="66887C95" w14:paraId="6988C893" w14:textId="6C5B3631">
      <w:pPr>
        <w:ind w:left="720"/>
        <w:rPr>
          <w:rFonts w:asciiTheme="majorHAnsi" w:hAnsiTheme="majorHAnsi" w:eastAsiaTheme="majorEastAsia" w:cstheme="majorBidi"/>
          <w:sz w:val="22"/>
          <w:szCs w:val="22"/>
        </w:rPr>
      </w:pPr>
      <w:r w:rsidRPr="2E26E2F4">
        <w:rPr>
          <w:rFonts w:asciiTheme="majorHAnsi" w:hAnsiTheme="majorHAnsi" w:eastAsiaTheme="majorEastAsia" w:cstheme="majorBidi"/>
          <w:sz w:val="22"/>
          <w:szCs w:val="22"/>
        </w:rPr>
        <w:t xml:space="preserve">Reference: </w:t>
      </w:r>
      <w:hyperlink w:anchor="DTCTechnicalArchitectureGuidelines-StandardObjects" r:id="rId33">
        <w:r w:rsidRPr="2E26E2F4">
          <w:rPr>
            <w:rStyle w:val="Hyperlink"/>
          </w:rPr>
          <w:t>Object Definition in DTC Salesforce Governance and Architecture</w:t>
        </w:r>
      </w:hyperlink>
      <w:r>
        <w:t xml:space="preserve"> </w:t>
      </w:r>
    </w:p>
    <w:p w:rsidR="2E26E2F4" w:rsidP="2E26E2F4" w:rsidRDefault="2E26E2F4" w14:paraId="45873080" w14:textId="6CB931FF">
      <w:pPr>
        <w:ind w:left="720"/>
      </w:pPr>
    </w:p>
    <w:p w:rsidR="2E26E2F4" w:rsidP="2E26E2F4" w:rsidRDefault="2E26E2F4" w14:paraId="6B06A2E4" w14:textId="0B3C7149">
      <w:pPr>
        <w:ind w:left="720"/>
      </w:pPr>
    </w:p>
    <w:p w:rsidR="2E26E2F4" w:rsidP="2E26E2F4" w:rsidRDefault="2E26E2F4" w14:paraId="694B0E54" w14:textId="03C6BBCC">
      <w:pPr>
        <w:ind w:left="720"/>
      </w:pPr>
    </w:p>
    <w:p w:rsidR="66887C95" w:rsidP="6C004676" w:rsidRDefault="66887C95" w14:paraId="4547663C" w14:textId="3A93AF2D">
      <w:pPr>
        <w:pStyle w:val="Heading2"/>
      </w:pPr>
      <w:r>
        <w:lastRenderedPageBreak/>
        <w:t>2.</w:t>
      </w:r>
      <w:r w:rsidR="22632CF2">
        <w:t>5</w:t>
      </w:r>
      <w:r>
        <w:t xml:space="preserve"> Estimated Data Volume Growth</w:t>
      </w:r>
    </w:p>
    <w:p w:rsidR="6C004676" w:rsidRDefault="6C004676" w14:paraId="457DC66A" w14:textId="77777777"/>
    <w:p w:rsidR="66887C95" w:rsidP="6C004676" w:rsidRDefault="66887C95" w14:paraId="05400FB2" w14:textId="37A0597B">
      <w:pPr>
        <w:pBdr>
          <w:top w:val="nil"/>
          <w:left w:val="nil"/>
          <w:bottom w:val="nil"/>
          <w:right w:val="nil"/>
          <w:between w:val="nil"/>
        </w:pBdr>
        <w:ind w:left="720"/>
        <w:rPr>
          <w:rFonts w:asciiTheme="majorHAnsi" w:hAnsiTheme="majorHAnsi" w:eastAsiaTheme="majorEastAsia" w:cstheme="majorBidi"/>
          <w:sz w:val="22"/>
          <w:szCs w:val="22"/>
          <w:highlight w:val="yellow"/>
        </w:rPr>
      </w:pPr>
      <w:r w:rsidRPr="6C004676">
        <w:rPr>
          <w:rFonts w:asciiTheme="majorHAnsi" w:hAnsiTheme="majorHAnsi" w:eastAsiaTheme="majorEastAsia" w:cstheme="majorBidi"/>
          <w:sz w:val="22"/>
          <w:szCs w:val="22"/>
        </w:rPr>
        <w:t>Guidance:  If any object will exceed 1 million records growth per year, provide an explanation that includes the calculation.</w:t>
      </w:r>
      <w:r w:rsidRPr="6C004676" w:rsidR="21B93CC8">
        <w:rPr>
          <w:rFonts w:asciiTheme="majorHAnsi" w:hAnsiTheme="majorHAnsi" w:eastAsiaTheme="majorEastAsia" w:cstheme="majorBidi"/>
          <w:sz w:val="22"/>
          <w:szCs w:val="22"/>
        </w:rPr>
        <w:t xml:space="preserve"> </w:t>
      </w:r>
    </w:p>
    <w:p w:rsidR="6C004676" w:rsidP="6C004676" w:rsidRDefault="6C004676" w14:paraId="2F2CA38C" w14:textId="78AEB0E3">
      <w:pPr>
        <w:pBdr>
          <w:top w:val="nil"/>
          <w:left w:val="nil"/>
          <w:bottom w:val="nil"/>
          <w:right w:val="nil"/>
          <w:between w:val="nil"/>
        </w:pBdr>
        <w:ind w:firstLine="720"/>
        <w:rPr>
          <w:rFonts w:asciiTheme="majorHAnsi" w:hAnsiTheme="majorHAnsi" w:cstheme="majorBidi"/>
        </w:rPr>
      </w:pPr>
    </w:p>
    <w:p w:rsidR="66887C95" w:rsidP="6C004676" w:rsidRDefault="66887C95" w14:paraId="60A79424" w14:textId="77777777">
      <w:pPr>
        <w:pStyle w:val="Response"/>
        <w:rPr>
          <w:rFonts w:eastAsia="Arial"/>
        </w:rPr>
      </w:pPr>
      <w:r>
        <w:t>Response: See data volume estimates table below.</w:t>
      </w:r>
    </w:p>
    <w:p w:rsidR="6C004676" w:rsidRDefault="6C004676" w14:paraId="224A85D1" w14:textId="77777777"/>
    <w:tbl>
      <w:tblPr>
        <w:tblW w:w="0" w:type="auto"/>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1823"/>
        <w:gridCol w:w="1685"/>
        <w:gridCol w:w="1794"/>
        <w:gridCol w:w="1822"/>
        <w:gridCol w:w="1828"/>
        <w:gridCol w:w="1828"/>
      </w:tblGrid>
      <w:tr w:rsidR="6C004676" w:rsidTr="6C004676" w14:paraId="40F17CD1" w14:textId="77777777">
        <w:trPr>
          <w:trHeight w:val="300"/>
        </w:trPr>
        <w:tc>
          <w:tcPr>
            <w:tcW w:w="1825" w:type="dxa"/>
            <w:shd w:val="clear" w:color="auto" w:fill="C9DAF8"/>
            <w:tcMar>
              <w:top w:w="100" w:type="dxa"/>
              <w:left w:w="100" w:type="dxa"/>
              <w:bottom w:w="100" w:type="dxa"/>
              <w:right w:w="100" w:type="dxa"/>
            </w:tcMar>
          </w:tcPr>
          <w:p w:rsidR="6C004676" w:rsidP="6C004676" w:rsidRDefault="6C004676" w14:paraId="6680F76F" w14:textId="77777777">
            <w:pPr>
              <w:pStyle w:val="paragraph"/>
              <w:widowControl w:val="0"/>
              <w:spacing w:before="0" w:beforeAutospacing="0" w:after="0" w:afterAutospacing="0"/>
              <w:jc w:val="center"/>
              <w:rPr>
                <w:rStyle w:val="normaltextrun"/>
                <w:rFonts w:ascii="Calibri" w:hAnsi="Calibri" w:cs="Calibri"/>
                <w:b/>
                <w:bCs/>
              </w:rPr>
            </w:pPr>
            <w:r w:rsidRPr="6C004676">
              <w:rPr>
                <w:rStyle w:val="normaltextrun"/>
                <w:rFonts w:ascii="Calibri" w:hAnsi="Calibri" w:cs="Calibri"/>
                <w:b/>
                <w:bCs/>
              </w:rPr>
              <w:t>Entity</w:t>
            </w:r>
          </w:p>
        </w:tc>
        <w:tc>
          <w:tcPr>
            <w:tcW w:w="1688" w:type="dxa"/>
            <w:shd w:val="clear" w:color="auto" w:fill="C9DAF8"/>
          </w:tcPr>
          <w:p w:rsidR="6C004676" w:rsidP="6C004676" w:rsidRDefault="6C004676" w14:paraId="466F890A" w14:textId="77777777">
            <w:pPr>
              <w:pStyle w:val="paragraph"/>
              <w:widowControl w:val="0"/>
              <w:spacing w:before="0" w:beforeAutospacing="0" w:after="0" w:afterAutospacing="0"/>
              <w:jc w:val="center"/>
              <w:rPr>
                <w:rStyle w:val="normaltextrun"/>
                <w:rFonts w:ascii="Calibri" w:hAnsi="Calibri" w:cs="Calibri"/>
                <w:b/>
                <w:bCs/>
              </w:rPr>
            </w:pPr>
            <w:r w:rsidRPr="6C004676">
              <w:rPr>
                <w:rStyle w:val="normaltextrun"/>
                <w:rFonts w:ascii="Calibri" w:hAnsi="Calibri" w:cs="Calibri"/>
                <w:b/>
                <w:bCs/>
              </w:rPr>
              <w:t>Initial Volume</w:t>
            </w:r>
          </w:p>
        </w:tc>
        <w:tc>
          <w:tcPr>
            <w:tcW w:w="1798" w:type="dxa"/>
            <w:shd w:val="clear" w:color="auto" w:fill="C9DAF8"/>
            <w:tcMar>
              <w:top w:w="100" w:type="dxa"/>
              <w:left w:w="100" w:type="dxa"/>
              <w:bottom w:w="100" w:type="dxa"/>
              <w:right w:w="100" w:type="dxa"/>
            </w:tcMar>
          </w:tcPr>
          <w:p w:rsidR="6C004676" w:rsidP="6C004676" w:rsidRDefault="6C004676" w14:paraId="55A6DD85" w14:textId="0810DFCA">
            <w:pPr>
              <w:pStyle w:val="paragraph"/>
              <w:widowControl w:val="0"/>
              <w:spacing w:before="0" w:beforeAutospacing="0" w:after="0" w:afterAutospacing="0"/>
              <w:jc w:val="center"/>
              <w:rPr>
                <w:rStyle w:val="normaltextrun"/>
                <w:rFonts w:ascii="Calibri" w:hAnsi="Calibri" w:cs="Calibri"/>
                <w:b/>
                <w:bCs/>
              </w:rPr>
            </w:pPr>
            <w:r w:rsidRPr="6C004676">
              <w:rPr>
                <w:rStyle w:val="normaltextrun"/>
                <w:rFonts w:ascii="Calibri" w:hAnsi="Calibri" w:cs="Calibri"/>
                <w:b/>
                <w:bCs/>
              </w:rPr>
              <w:t xml:space="preserve">Volume Year 1  </w:t>
            </w:r>
          </w:p>
        </w:tc>
        <w:tc>
          <w:tcPr>
            <w:tcW w:w="1826" w:type="dxa"/>
            <w:shd w:val="clear" w:color="auto" w:fill="C9DAF8"/>
            <w:tcMar>
              <w:top w:w="100" w:type="dxa"/>
              <w:left w:w="100" w:type="dxa"/>
              <w:bottom w:w="100" w:type="dxa"/>
              <w:right w:w="100" w:type="dxa"/>
            </w:tcMar>
          </w:tcPr>
          <w:p w:rsidR="6C004676" w:rsidP="6C004676" w:rsidRDefault="6C004676" w14:paraId="537512B8" w14:textId="59C48E0F">
            <w:pPr>
              <w:pStyle w:val="paragraph"/>
              <w:jc w:val="center"/>
              <w:rPr>
                <w:rStyle w:val="normaltextrun"/>
                <w:rFonts w:ascii="Calibri" w:hAnsi="Calibri" w:cs="Calibri"/>
                <w:b/>
                <w:bCs/>
              </w:rPr>
            </w:pPr>
            <w:r w:rsidRPr="6C004676">
              <w:rPr>
                <w:rStyle w:val="normaltextrun"/>
                <w:rFonts w:ascii="Calibri" w:hAnsi="Calibri" w:cs="Calibri"/>
                <w:b/>
                <w:bCs/>
              </w:rPr>
              <w:t>Volume Year 2</w:t>
            </w:r>
          </w:p>
        </w:tc>
        <w:tc>
          <w:tcPr>
            <w:tcW w:w="1831" w:type="dxa"/>
            <w:shd w:val="clear" w:color="auto" w:fill="C9DAF8"/>
            <w:tcMar>
              <w:top w:w="100" w:type="dxa"/>
              <w:left w:w="100" w:type="dxa"/>
              <w:bottom w:w="100" w:type="dxa"/>
              <w:right w:w="100" w:type="dxa"/>
            </w:tcMar>
          </w:tcPr>
          <w:p w:rsidR="6C004676" w:rsidP="6C004676" w:rsidRDefault="6C004676" w14:paraId="15AE7409" w14:textId="496FD6CF">
            <w:pPr>
              <w:pStyle w:val="paragraph"/>
              <w:jc w:val="center"/>
              <w:rPr>
                <w:rStyle w:val="normaltextrun"/>
                <w:rFonts w:ascii="Calibri" w:hAnsi="Calibri" w:cs="Calibri"/>
                <w:b/>
                <w:bCs/>
              </w:rPr>
            </w:pPr>
            <w:r w:rsidRPr="6C004676">
              <w:rPr>
                <w:rStyle w:val="normaltextrun"/>
                <w:rFonts w:ascii="Calibri" w:hAnsi="Calibri" w:cs="Calibri"/>
                <w:b/>
                <w:bCs/>
              </w:rPr>
              <w:t>Volume Year 3</w:t>
            </w:r>
          </w:p>
        </w:tc>
        <w:tc>
          <w:tcPr>
            <w:tcW w:w="1831" w:type="dxa"/>
            <w:shd w:val="clear" w:color="auto" w:fill="C9DAF8"/>
            <w:tcMar>
              <w:top w:w="100" w:type="dxa"/>
              <w:left w:w="100" w:type="dxa"/>
              <w:bottom w:w="100" w:type="dxa"/>
              <w:right w:w="100" w:type="dxa"/>
            </w:tcMar>
          </w:tcPr>
          <w:p w:rsidR="473B4AD6" w:rsidP="6C004676" w:rsidRDefault="473B4AD6" w14:paraId="3F29EC09" w14:textId="3C03E65F">
            <w:pPr>
              <w:pStyle w:val="paragraph"/>
              <w:jc w:val="center"/>
              <w:rPr>
                <w:rStyle w:val="normaltextrun"/>
                <w:rFonts w:ascii="Calibri" w:hAnsi="Calibri" w:cs="Calibri"/>
                <w:b/>
                <w:bCs/>
              </w:rPr>
            </w:pPr>
            <w:r w:rsidRPr="6C004676">
              <w:rPr>
                <w:rStyle w:val="normaltextrun"/>
                <w:rFonts w:ascii="Calibri" w:hAnsi="Calibri" w:cs="Calibri"/>
                <w:b/>
                <w:bCs/>
              </w:rPr>
              <w:t>Notes</w:t>
            </w:r>
          </w:p>
        </w:tc>
      </w:tr>
      <w:tr>
        <w:tc>
          <w:tcPr>
            <w:tcW w:type="dxa" w:w="1823"/>
          </w:tcPr>
          <w:p>
            <w:r>
              <w:rPr>
                <w:rFonts w:ascii="Calibri" w:hAnsi="Calibri"/>
                <w:sz w:val="22"/>
              </w:rPr>
              <w:t>Contact</w:t>
            </w:r>
          </w:p>
        </w:tc>
        <w:tc>
          <w:tcPr>
            <w:tcW w:type="dxa" w:w="1685"/>
          </w:tcPr>
          <w:p>
            <w:r>
              <w:rPr>
                <w:rFonts w:ascii="Calibri" w:hAnsi="Calibri"/>
                <w:sz w:val="22"/>
              </w:rPr>
              <w:t>10,000</w:t>
            </w:r>
          </w:p>
        </w:tc>
        <w:tc>
          <w:tcPr>
            <w:tcW w:type="dxa" w:w="1794"/>
          </w:tcPr>
          <w:p>
            <w:r>
              <w:rPr>
                <w:rFonts w:ascii="Calibri" w:hAnsi="Calibri"/>
                <w:sz w:val="22"/>
              </w:rPr>
              <w:t>50,000</w:t>
            </w:r>
          </w:p>
        </w:tc>
        <w:tc>
          <w:tcPr>
            <w:tcW w:type="dxa" w:w="1822"/>
          </w:tcPr>
          <w:p>
            <w:r>
              <w:rPr>
                <w:rFonts w:ascii="Calibri" w:hAnsi="Calibri"/>
                <w:sz w:val="22"/>
              </w:rPr>
              <w:t>150,000</w:t>
            </w:r>
          </w:p>
        </w:tc>
        <w:tc>
          <w:tcPr>
            <w:tcW w:type="dxa" w:w="1828"/>
          </w:tcPr>
          <w:p>
            <w:r>
              <w:rPr>
                <w:rFonts w:ascii="Calibri" w:hAnsi="Calibri"/>
                <w:sz w:val="22"/>
              </w:rPr>
              <w:t>300,000</w:t>
            </w:r>
          </w:p>
        </w:tc>
        <w:tc>
          <w:tcPr>
            <w:tcW w:type="dxa" w:w="1828"/>
          </w:tcPr>
          <w:p>
            <w:r>
              <w:rPr>
                <w:rFonts w:ascii="Calibri" w:hAnsi="Calibri"/>
                <w:sz w:val="22"/>
              </w:rPr>
              <w:t>Primary constituent records</w:t>
            </w:r>
          </w:p>
        </w:tc>
      </w:tr>
      <w:tr>
        <w:tc>
          <w:tcPr>
            <w:tcW w:type="dxa" w:w="1823"/>
          </w:tcPr>
          <w:p>
            <w:r>
              <w:rPr>
                <w:rFonts w:ascii="Calibri" w:hAnsi="Calibri"/>
                <w:sz w:val="22"/>
              </w:rPr>
              <w:t>Account</w:t>
            </w:r>
          </w:p>
        </w:tc>
        <w:tc>
          <w:tcPr>
            <w:tcW w:type="dxa" w:w="1685"/>
          </w:tcPr>
          <w:p>
            <w:r>
              <w:rPr>
                <w:rFonts w:ascii="Calibri" w:hAnsi="Calibri"/>
                <w:sz w:val="22"/>
              </w:rPr>
              <w:t>8,000</w:t>
            </w:r>
          </w:p>
        </w:tc>
        <w:tc>
          <w:tcPr>
            <w:tcW w:type="dxa" w:w="1794"/>
          </w:tcPr>
          <w:p>
            <w:r>
              <w:rPr>
                <w:rFonts w:ascii="Calibri" w:hAnsi="Calibri"/>
                <w:sz w:val="22"/>
              </w:rPr>
              <w:t>40,000</w:t>
            </w:r>
          </w:p>
        </w:tc>
        <w:tc>
          <w:tcPr>
            <w:tcW w:type="dxa" w:w="1822"/>
          </w:tcPr>
          <w:p>
            <w:r>
              <w:rPr>
                <w:rFonts w:ascii="Calibri" w:hAnsi="Calibri"/>
                <w:sz w:val="22"/>
              </w:rPr>
              <w:t>120,000</w:t>
            </w:r>
          </w:p>
        </w:tc>
        <w:tc>
          <w:tcPr>
            <w:tcW w:type="dxa" w:w="1828"/>
          </w:tcPr>
          <w:p>
            <w:r>
              <w:rPr>
                <w:rFonts w:ascii="Calibri" w:hAnsi="Calibri"/>
                <w:sz w:val="22"/>
              </w:rPr>
              <w:t>240,000</w:t>
            </w:r>
          </w:p>
        </w:tc>
        <w:tc>
          <w:tcPr>
            <w:tcW w:type="dxa" w:w="1828"/>
          </w:tcPr>
          <w:p>
            <w:r>
              <w:rPr>
                <w:rFonts w:ascii="Calibri" w:hAnsi="Calibri"/>
                <w:sz w:val="22"/>
              </w:rPr>
              <w:t>Household + Organization accounts</w:t>
            </w:r>
          </w:p>
        </w:tc>
      </w:tr>
      <w:tr>
        <w:tc>
          <w:tcPr>
            <w:tcW w:type="dxa" w:w="1823"/>
          </w:tcPr>
          <w:p>
            <w:r>
              <w:rPr>
                <w:rFonts w:ascii="Calibri" w:hAnsi="Calibri"/>
                <w:sz w:val="22"/>
              </w:rPr>
              <w:t>Opportunity</w:t>
            </w:r>
          </w:p>
        </w:tc>
        <w:tc>
          <w:tcPr>
            <w:tcW w:type="dxa" w:w="1685"/>
          </w:tcPr>
          <w:p>
            <w:r>
              <w:rPr>
                <w:rFonts w:ascii="Calibri" w:hAnsi="Calibri"/>
                <w:sz w:val="22"/>
              </w:rPr>
              <w:t>25,000</w:t>
            </w:r>
          </w:p>
        </w:tc>
        <w:tc>
          <w:tcPr>
            <w:tcW w:type="dxa" w:w="1794"/>
          </w:tcPr>
          <w:p>
            <w:r>
              <w:rPr>
                <w:rFonts w:ascii="Calibri" w:hAnsi="Calibri"/>
                <w:sz w:val="22"/>
              </w:rPr>
              <w:t>125,000</w:t>
            </w:r>
          </w:p>
        </w:tc>
        <w:tc>
          <w:tcPr>
            <w:tcW w:type="dxa" w:w="1822"/>
          </w:tcPr>
          <w:p>
            <w:r>
              <w:rPr>
                <w:rFonts w:ascii="Calibri" w:hAnsi="Calibri"/>
                <w:sz w:val="22"/>
              </w:rPr>
              <w:t>400,000</w:t>
            </w:r>
          </w:p>
        </w:tc>
        <w:tc>
          <w:tcPr>
            <w:tcW w:type="dxa" w:w="1828"/>
          </w:tcPr>
          <w:p>
            <w:r>
              <w:rPr>
                <w:rFonts w:ascii="Calibri" w:hAnsi="Calibri"/>
                <w:sz w:val="22"/>
              </w:rPr>
              <w:t>800,000</w:t>
            </w:r>
          </w:p>
        </w:tc>
        <w:tc>
          <w:tcPr>
            <w:tcW w:type="dxa" w:w="1828"/>
          </w:tcPr>
          <w:p>
            <w:r>
              <w:rPr>
                <w:rFonts w:ascii="Calibri" w:hAnsi="Calibri"/>
                <w:sz w:val="22"/>
              </w:rPr>
              <w:t>Individual donations and pledges</w:t>
            </w:r>
          </w:p>
        </w:tc>
      </w:tr>
      <w:tr>
        <w:tc>
          <w:tcPr>
            <w:tcW w:type="dxa" w:w="1823"/>
          </w:tcPr>
          <w:p>
            <w:r>
              <w:rPr>
                <w:rFonts w:ascii="Calibri" w:hAnsi="Calibri"/>
                <w:sz w:val="22"/>
              </w:rPr>
              <w:t>npe01__OppPayment__c</w:t>
            </w:r>
          </w:p>
        </w:tc>
        <w:tc>
          <w:tcPr>
            <w:tcW w:type="dxa" w:w="1685"/>
          </w:tcPr>
          <w:p>
            <w:r>
              <w:rPr>
                <w:rFonts w:ascii="Calibri" w:hAnsi="Calibri"/>
                <w:sz w:val="22"/>
              </w:rPr>
              <w:t>25,000</w:t>
            </w:r>
          </w:p>
        </w:tc>
        <w:tc>
          <w:tcPr>
            <w:tcW w:type="dxa" w:w="1794"/>
          </w:tcPr>
          <w:p>
            <w:r>
              <w:rPr>
                <w:rFonts w:ascii="Calibri" w:hAnsi="Calibri"/>
                <w:sz w:val="22"/>
              </w:rPr>
              <w:t>125,000</w:t>
            </w:r>
          </w:p>
        </w:tc>
        <w:tc>
          <w:tcPr>
            <w:tcW w:type="dxa" w:w="1822"/>
          </w:tcPr>
          <w:p>
            <w:r>
              <w:rPr>
                <w:rFonts w:ascii="Calibri" w:hAnsi="Calibri"/>
                <w:sz w:val="22"/>
              </w:rPr>
              <w:t>400,000</w:t>
            </w:r>
          </w:p>
        </w:tc>
        <w:tc>
          <w:tcPr>
            <w:tcW w:type="dxa" w:w="1828"/>
          </w:tcPr>
          <w:p>
            <w:r>
              <w:rPr>
                <w:rFonts w:ascii="Calibri" w:hAnsi="Calibri"/>
                <w:sz w:val="22"/>
              </w:rPr>
              <w:t>800,000</w:t>
            </w:r>
          </w:p>
        </w:tc>
        <w:tc>
          <w:tcPr>
            <w:tcW w:type="dxa" w:w="1828"/>
          </w:tcPr>
          <w:p>
            <w:r>
              <w:rPr>
                <w:rFonts w:ascii="Calibri" w:hAnsi="Calibri"/>
                <w:sz w:val="22"/>
              </w:rPr>
              <w:t>Payment records per Opportunity</w:t>
            </w:r>
          </w:p>
        </w:tc>
      </w:tr>
      <w:tr>
        <w:tc>
          <w:tcPr>
            <w:tcW w:type="dxa" w:w="1823"/>
          </w:tcPr>
          <w:p>
            <w:r>
              <w:rPr>
                <w:rFonts w:ascii="Calibri" w:hAnsi="Calibri"/>
                <w:sz w:val="22"/>
              </w:rPr>
              <w:t>npe03__Recurring_Donation__c</w:t>
            </w:r>
          </w:p>
        </w:tc>
        <w:tc>
          <w:tcPr>
            <w:tcW w:type="dxa" w:w="1685"/>
          </w:tcPr>
          <w:p>
            <w:r>
              <w:rPr>
                <w:rFonts w:ascii="Calibri" w:hAnsi="Calibri"/>
                <w:sz w:val="22"/>
              </w:rPr>
              <w:t>2,000</w:t>
            </w:r>
          </w:p>
        </w:tc>
        <w:tc>
          <w:tcPr>
            <w:tcW w:type="dxa" w:w="1794"/>
          </w:tcPr>
          <w:p>
            <w:r>
              <w:rPr>
                <w:rFonts w:ascii="Calibri" w:hAnsi="Calibri"/>
                <w:sz w:val="22"/>
              </w:rPr>
              <w:t>10,000</w:t>
            </w:r>
          </w:p>
        </w:tc>
        <w:tc>
          <w:tcPr>
            <w:tcW w:type="dxa" w:w="1822"/>
          </w:tcPr>
          <w:p>
            <w:r>
              <w:rPr>
                <w:rFonts w:ascii="Calibri" w:hAnsi="Calibri"/>
                <w:sz w:val="22"/>
              </w:rPr>
              <w:t>25,000</w:t>
            </w:r>
          </w:p>
        </w:tc>
        <w:tc>
          <w:tcPr>
            <w:tcW w:type="dxa" w:w="1828"/>
          </w:tcPr>
          <w:p>
            <w:r>
              <w:rPr>
                <w:rFonts w:ascii="Calibri" w:hAnsi="Calibri"/>
                <w:sz w:val="22"/>
              </w:rPr>
              <w:t>50,000</w:t>
            </w:r>
          </w:p>
        </w:tc>
        <w:tc>
          <w:tcPr>
            <w:tcW w:type="dxa" w:w="1828"/>
          </w:tcPr>
          <w:p>
            <w:r>
              <w:rPr>
                <w:rFonts w:ascii="Calibri" w:hAnsi="Calibri"/>
                <w:sz w:val="22"/>
              </w:rPr>
              <w:t>Active recurring giving schedules</w:t>
            </w:r>
          </w:p>
        </w:tc>
      </w:tr>
      <w:tr>
        <w:tc>
          <w:tcPr>
            <w:tcW w:type="dxa" w:w="1823"/>
          </w:tcPr>
          <w:p>
            <w:r>
              <w:rPr>
                <w:rFonts w:ascii="Calibri" w:hAnsi="Calibri"/>
                <w:sz w:val="22"/>
              </w:rPr>
              <w:t>Allocation__c</w:t>
            </w:r>
          </w:p>
        </w:tc>
        <w:tc>
          <w:tcPr>
            <w:tcW w:type="dxa" w:w="1685"/>
          </w:tcPr>
          <w:p>
            <w:r>
              <w:rPr>
                <w:rFonts w:ascii="Calibri" w:hAnsi="Calibri"/>
                <w:sz w:val="22"/>
              </w:rPr>
              <w:t>30,000</w:t>
            </w:r>
          </w:p>
        </w:tc>
        <w:tc>
          <w:tcPr>
            <w:tcW w:type="dxa" w:w="1794"/>
          </w:tcPr>
          <w:p>
            <w:r>
              <w:rPr>
                <w:rFonts w:ascii="Calibri" w:hAnsi="Calibri"/>
                <w:sz w:val="22"/>
              </w:rPr>
              <w:t>150,000</w:t>
            </w:r>
          </w:p>
        </w:tc>
        <w:tc>
          <w:tcPr>
            <w:tcW w:type="dxa" w:w="1822"/>
          </w:tcPr>
          <w:p>
            <w:r>
              <w:rPr>
                <w:rFonts w:ascii="Calibri" w:hAnsi="Calibri"/>
                <w:sz w:val="22"/>
              </w:rPr>
              <w:t>500,000</w:t>
            </w:r>
          </w:p>
        </w:tc>
        <w:tc>
          <w:tcPr>
            <w:tcW w:type="dxa" w:w="1828"/>
          </w:tcPr>
          <w:p>
            <w:r>
              <w:rPr>
                <w:rFonts w:ascii="Calibri" w:hAnsi="Calibri"/>
                <w:sz w:val="22"/>
              </w:rPr>
              <w:t>1,000,000</w:t>
            </w:r>
          </w:p>
        </w:tc>
        <w:tc>
          <w:tcPr>
            <w:tcW w:type="dxa" w:w="1828"/>
          </w:tcPr>
          <w:p>
            <w:r>
              <w:rPr>
                <w:rFonts w:ascii="Calibri" w:hAnsi="Calibri"/>
                <w:sz w:val="22"/>
              </w:rPr>
              <w:t>Fund allocation per gift</w:t>
            </w:r>
          </w:p>
        </w:tc>
      </w:tr>
      <w:tr>
        <w:tc>
          <w:tcPr>
            <w:tcW w:type="dxa" w:w="1823"/>
          </w:tcPr>
          <w:p>
            <w:r>
              <w:rPr>
                <w:rFonts w:ascii="Calibri" w:hAnsi="Calibri"/>
                <w:sz w:val="22"/>
              </w:rPr>
              <w:t>DataImport__c</w:t>
            </w:r>
          </w:p>
        </w:tc>
        <w:tc>
          <w:tcPr>
            <w:tcW w:type="dxa" w:w="1685"/>
          </w:tcPr>
          <w:p>
            <w:r>
              <w:rPr>
                <w:rFonts w:ascii="Calibri" w:hAnsi="Calibri"/>
                <w:sz w:val="22"/>
              </w:rPr>
              <w:t>5,000</w:t>
            </w:r>
          </w:p>
        </w:tc>
        <w:tc>
          <w:tcPr>
            <w:tcW w:type="dxa" w:w="1794"/>
          </w:tcPr>
          <w:p>
            <w:r>
              <w:rPr>
                <w:rFonts w:ascii="Calibri" w:hAnsi="Calibri"/>
                <w:sz w:val="22"/>
              </w:rPr>
              <w:t>25,000</w:t>
            </w:r>
          </w:p>
        </w:tc>
        <w:tc>
          <w:tcPr>
            <w:tcW w:type="dxa" w:w="1822"/>
          </w:tcPr>
          <w:p>
            <w:r>
              <w:rPr>
                <w:rFonts w:ascii="Calibri" w:hAnsi="Calibri"/>
                <w:sz w:val="22"/>
              </w:rPr>
              <w:t>50,000</w:t>
            </w:r>
          </w:p>
        </w:tc>
        <w:tc>
          <w:tcPr>
            <w:tcW w:type="dxa" w:w="1828"/>
          </w:tcPr>
          <w:p>
            <w:r>
              <w:rPr>
                <w:rFonts w:ascii="Calibri" w:hAnsi="Calibri"/>
                <w:sz w:val="22"/>
              </w:rPr>
              <w:t>75,000</w:t>
            </w:r>
          </w:p>
        </w:tc>
        <w:tc>
          <w:tcPr>
            <w:tcW w:type="dxa" w:w="1828"/>
          </w:tcPr>
          <w:p>
            <w:r>
              <w:rPr>
                <w:rFonts w:ascii="Calibri" w:hAnsi="Calibri"/>
                <w:sz w:val="22"/>
              </w:rPr>
              <w:t>Transient staging records (archivable)</w:t>
            </w:r>
          </w:p>
        </w:tc>
      </w:tr>
      <w:tr>
        <w:tc>
          <w:tcPr>
            <w:tcW w:type="dxa" w:w="1823"/>
          </w:tcPr>
          <w:p>
            <w:r>
              <w:rPr>
                <w:rFonts w:ascii="Calibri" w:hAnsi="Calibri"/>
                <w:sz w:val="22"/>
              </w:rPr>
              <w:t>Address__c</w:t>
            </w:r>
          </w:p>
        </w:tc>
        <w:tc>
          <w:tcPr>
            <w:tcW w:type="dxa" w:w="1685"/>
          </w:tcPr>
          <w:p>
            <w:r>
              <w:rPr>
                <w:rFonts w:ascii="Calibri" w:hAnsi="Calibri"/>
                <w:sz w:val="22"/>
              </w:rPr>
              <w:t>10,000</w:t>
            </w:r>
          </w:p>
        </w:tc>
        <w:tc>
          <w:tcPr>
            <w:tcW w:type="dxa" w:w="1794"/>
          </w:tcPr>
          <w:p>
            <w:r>
              <w:rPr>
                <w:rFonts w:ascii="Calibri" w:hAnsi="Calibri"/>
                <w:sz w:val="22"/>
              </w:rPr>
              <w:t>50,000</w:t>
            </w:r>
          </w:p>
        </w:tc>
        <w:tc>
          <w:tcPr>
            <w:tcW w:type="dxa" w:w="1822"/>
          </w:tcPr>
          <w:p>
            <w:r>
              <w:rPr>
                <w:rFonts w:ascii="Calibri" w:hAnsi="Calibri"/>
                <w:sz w:val="22"/>
              </w:rPr>
              <w:t>150,000</w:t>
            </w:r>
          </w:p>
        </w:tc>
        <w:tc>
          <w:tcPr>
            <w:tcW w:type="dxa" w:w="1828"/>
          </w:tcPr>
          <w:p>
            <w:r>
              <w:rPr>
                <w:rFonts w:ascii="Calibri" w:hAnsi="Calibri"/>
                <w:sz w:val="22"/>
              </w:rPr>
              <w:t>300,000</w:t>
            </w:r>
          </w:p>
        </w:tc>
        <w:tc>
          <w:tcPr>
            <w:tcW w:type="dxa" w:w="1828"/>
          </w:tcPr>
          <w:p>
            <w:r>
              <w:rPr>
                <w:rFonts w:ascii="Calibri" w:hAnsi="Calibri"/>
                <w:sz w:val="22"/>
              </w:rPr>
              <w:t>Verified constituent addresses</w:t>
            </w:r>
          </w:p>
        </w:tc>
      </w:tr>
    </w:tbl>
    <w:p w:rsidR="6C004676" w:rsidP="6C004676" w:rsidRDefault="6C004676" w14:paraId="457F3D0D" w14:textId="774AF1C0">
      <w:pPr>
        <w:ind w:left="720"/>
        <w:rPr>
          <w:rFonts w:asciiTheme="majorHAnsi" w:hAnsiTheme="majorHAnsi" w:eastAsiaTheme="majorEastAsia" w:cstheme="majorBidi"/>
          <w:sz w:val="22"/>
          <w:szCs w:val="22"/>
        </w:rPr>
      </w:pPr>
    </w:p>
    <w:p w:rsidR="29CAAA32" w:rsidP="6C004676" w:rsidRDefault="29CAAA32" w14:paraId="2B0BA0BA" w14:textId="74BC4B39">
      <w:pPr>
        <w:pStyle w:val="ListParagraph"/>
        <w:tabs>
          <w:tab w:val="num" w:pos="1080"/>
        </w:tabs>
        <w:spacing w:line="276" w:lineRule="auto"/>
        <w:ind w:left="360"/>
        <w:rPr>
          <w:rFonts w:asciiTheme="majorHAnsi" w:hAnsiTheme="majorHAnsi" w:cstheme="majorBidi"/>
          <w:color w:val="943634" w:themeColor="accent2" w:themeShade="BF"/>
          <w:sz w:val="22"/>
          <w:szCs w:val="22"/>
        </w:rPr>
      </w:pPr>
      <w:r w:rsidRPr="6C004676">
        <w:rPr>
          <w:rFonts w:asciiTheme="majorHAnsi" w:hAnsiTheme="majorHAnsi" w:cstheme="majorBidi"/>
          <w:color w:val="943634" w:themeColor="accent2" w:themeShade="BF"/>
          <w:sz w:val="22"/>
          <w:szCs w:val="22"/>
        </w:rPr>
        <w:t>&lt;</w:t>
      </w:r>
      <w:r w:rsidRPr="6C004676" w:rsidR="07042174">
        <w:rPr>
          <w:rFonts w:asciiTheme="majorHAnsi" w:hAnsiTheme="majorHAnsi" w:cstheme="majorBidi"/>
          <w:color w:val="943634" w:themeColor="accent2" w:themeShade="BF"/>
          <w:sz w:val="22"/>
          <w:szCs w:val="22"/>
        </w:rPr>
        <w:t>*</w:t>
      </w:r>
      <w:r w:rsidRPr="6C004676">
        <w:rPr>
          <w:rFonts w:asciiTheme="majorHAnsi" w:hAnsiTheme="majorHAnsi" w:cstheme="majorBidi"/>
          <w:color w:val="943634" w:themeColor="accent2" w:themeShade="BF"/>
          <w:sz w:val="22"/>
          <w:szCs w:val="22"/>
        </w:rPr>
        <w:t xml:space="preserve">Case and </w:t>
      </w:r>
      <w:r w:rsidRPr="6C004676" w:rsidR="0568677E">
        <w:rPr>
          <w:rFonts w:asciiTheme="majorHAnsi" w:hAnsiTheme="majorHAnsi" w:cstheme="majorBidi"/>
          <w:color w:val="943634" w:themeColor="accent2" w:themeShade="BF"/>
          <w:sz w:val="22"/>
          <w:szCs w:val="22"/>
        </w:rPr>
        <w:t xml:space="preserve">related </w:t>
      </w:r>
      <w:r w:rsidRPr="6C004676" w:rsidR="0B678E7F">
        <w:rPr>
          <w:rFonts w:asciiTheme="majorHAnsi" w:hAnsiTheme="majorHAnsi" w:cstheme="majorBidi"/>
          <w:color w:val="943634" w:themeColor="accent2" w:themeShade="BF"/>
          <w:sz w:val="22"/>
          <w:szCs w:val="22"/>
        </w:rPr>
        <w:t>CARMA claim</w:t>
      </w:r>
      <w:r w:rsidRPr="6C004676" w:rsidR="6B102BC4">
        <w:rPr>
          <w:rFonts w:asciiTheme="majorHAnsi" w:hAnsiTheme="majorHAnsi" w:cstheme="majorBidi"/>
          <w:color w:val="943634" w:themeColor="accent2" w:themeShade="BF"/>
          <w:sz w:val="22"/>
          <w:szCs w:val="22"/>
        </w:rPr>
        <w:t>-</w:t>
      </w:r>
      <w:r w:rsidRPr="6C004676" w:rsidR="0B678E7F">
        <w:rPr>
          <w:rFonts w:asciiTheme="majorHAnsi" w:hAnsiTheme="majorHAnsi" w:cstheme="majorBidi"/>
          <w:color w:val="943634" w:themeColor="accent2" w:themeShade="BF"/>
          <w:sz w:val="22"/>
          <w:szCs w:val="22"/>
        </w:rPr>
        <w:t xml:space="preserve">processing </w:t>
      </w:r>
      <w:r w:rsidRPr="6C004676">
        <w:rPr>
          <w:rFonts w:asciiTheme="majorHAnsi" w:hAnsiTheme="majorHAnsi" w:cstheme="majorBidi"/>
          <w:color w:val="943634" w:themeColor="accent2" w:themeShade="BF"/>
          <w:sz w:val="22"/>
          <w:szCs w:val="22"/>
        </w:rPr>
        <w:t>record volumes based on estimated</w:t>
      </w:r>
      <w:r w:rsidRPr="6C004676" w:rsidR="215F7413">
        <w:rPr>
          <w:rFonts w:asciiTheme="majorHAnsi" w:hAnsiTheme="majorHAnsi" w:cstheme="majorBidi"/>
          <w:color w:val="943634" w:themeColor="accent2" w:themeShade="BF"/>
          <w:sz w:val="22"/>
          <w:szCs w:val="22"/>
        </w:rPr>
        <w:t xml:space="preserve"> number of claims per month: 10% of veterans/2 claims per month, 40% of veterans/1 claim per month, 50% of veterans/0 claims per month</w:t>
      </w:r>
      <w:r w:rsidRPr="6C004676">
        <w:rPr>
          <w:rFonts w:asciiTheme="majorHAnsi" w:hAnsiTheme="majorHAnsi" w:cstheme="majorBidi"/>
          <w:color w:val="943634" w:themeColor="accent2" w:themeShade="BF"/>
          <w:sz w:val="22"/>
          <w:szCs w:val="22"/>
        </w:rPr>
        <w:t>&gt;</w:t>
      </w:r>
    </w:p>
    <w:p w:rsidR="6C004676" w:rsidP="6C004676" w:rsidRDefault="6C004676" w14:paraId="77E9CB0F" w14:textId="72F9A45D">
      <w:pPr>
        <w:ind w:left="720"/>
        <w:rPr>
          <w:rFonts w:asciiTheme="majorHAnsi" w:hAnsiTheme="majorHAnsi" w:eastAsiaTheme="majorEastAsia" w:cstheme="majorBidi"/>
          <w:sz w:val="22"/>
          <w:szCs w:val="22"/>
        </w:rPr>
      </w:pPr>
    </w:p>
    <w:p w:rsidR="6C004676" w:rsidP="6C004676" w:rsidRDefault="6C004676" w14:paraId="623598A6" w14:textId="2606D669">
      <w:pPr>
        <w:ind w:left="720"/>
        <w:rPr>
          <w:rFonts w:asciiTheme="majorHAnsi" w:hAnsiTheme="majorHAnsi" w:eastAsiaTheme="majorEastAsia" w:cstheme="majorBidi"/>
          <w:sz w:val="22"/>
          <w:szCs w:val="22"/>
        </w:rPr>
      </w:pPr>
    </w:p>
    <w:p w:rsidR="66887C95" w:rsidP="6C004676" w:rsidRDefault="66887C95" w14:paraId="39A927E8" w14:textId="69CDEEC2">
      <w:pPr>
        <w:ind w:left="720"/>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Reference</w:t>
      </w:r>
      <w:r w:rsidRPr="6C004676" w:rsidR="0AB9980E">
        <w:rPr>
          <w:rFonts w:asciiTheme="majorHAnsi" w:hAnsiTheme="majorHAnsi" w:eastAsiaTheme="majorEastAsia" w:cstheme="majorBidi"/>
          <w:sz w:val="22"/>
          <w:szCs w:val="22"/>
        </w:rPr>
        <w:t xml:space="preserve">: </w:t>
      </w:r>
      <w:r w:rsidRPr="6C004676">
        <w:rPr>
          <w:rFonts w:asciiTheme="majorHAnsi" w:hAnsiTheme="majorHAnsi" w:eastAsiaTheme="majorEastAsia" w:cstheme="majorBidi"/>
          <w:sz w:val="22"/>
          <w:szCs w:val="22"/>
        </w:rPr>
        <w:t xml:space="preserve">Search for “Large Data Size” in </w:t>
      </w:r>
      <w:r>
        <w:t xml:space="preserve"> </w:t>
      </w:r>
      <w:hyperlink r:id="rId34">
        <w:r w:rsidRPr="6C004676">
          <w:rPr>
            <w:rStyle w:val="Hyperlink"/>
          </w:rPr>
          <w:t>DTC Salesforce Governance and Architecture</w:t>
        </w:r>
      </w:hyperlink>
    </w:p>
    <w:p w:rsidR="6C004676" w:rsidRDefault="6C004676" w14:paraId="5F134556" w14:textId="4E58795D"/>
    <w:p w:rsidR="6C004676" w:rsidRDefault="6C004676" w14:paraId="5EF7581D" w14:textId="31D01D13">
      <w:r>
        <w:br w:type="page"/>
      </w:r>
    </w:p>
    <w:p w:rsidR="00DA6680" w:rsidP="56647287" w:rsidRDefault="4DF79A46" w14:paraId="561955A8" w14:textId="62108E70">
      <w:pPr>
        <w:pStyle w:val="Heading2"/>
      </w:pPr>
      <w:bookmarkStart w:name="_Toc197708026" w:id="42"/>
      <w:bookmarkStart w:name="_Toc197926872" w:id="43"/>
      <w:bookmarkStart w:name="_Toc197940019" w:id="44"/>
      <w:bookmarkStart w:name="_Toc793606457" w:id="45"/>
      <w:r>
        <w:lastRenderedPageBreak/>
        <w:t>2.</w:t>
      </w:r>
      <w:r w:rsidR="4D1AB9A0">
        <w:t>6</w:t>
      </w:r>
      <w:r>
        <w:t xml:space="preserve"> </w:t>
      </w:r>
      <w:r w:rsidR="27FBF66A">
        <w:t>Application Personas</w:t>
      </w:r>
      <w:bookmarkEnd w:id="42"/>
      <w:bookmarkEnd w:id="43"/>
      <w:bookmarkEnd w:id="44"/>
      <w:bookmarkEnd w:id="45"/>
    </w:p>
    <w:p w:rsidR="0B265F58" w:rsidP="0B265F58" w:rsidRDefault="0B265F58" w14:paraId="3FB7B9CF" w14:textId="56DB82E1"/>
    <w:p w:rsidR="007A742F" w:rsidP="6C004676" w:rsidRDefault="2F5D04CF" w14:paraId="46165965" w14:textId="2E3A7E19">
      <w:pPr>
        <w:ind w:left="720"/>
        <w:rPr>
          <w:rFonts w:asciiTheme="majorHAnsi" w:hAnsiTheme="majorHAnsi" w:eastAsiaTheme="majorEastAsia" w:cstheme="majorBidi"/>
          <w:sz w:val="22"/>
          <w:szCs w:val="22"/>
          <w:highlight w:val="yellow"/>
        </w:rPr>
      </w:pPr>
      <w:r w:rsidRPr="6C004676">
        <w:rPr>
          <w:rFonts w:asciiTheme="majorHAnsi" w:hAnsiTheme="majorHAnsi" w:eastAsiaTheme="majorEastAsia" w:cstheme="majorBidi"/>
          <w:sz w:val="22"/>
          <w:szCs w:val="22"/>
        </w:rPr>
        <w:t xml:space="preserve">Guidance: Provide details of the </w:t>
      </w:r>
      <w:r w:rsidRPr="6C004676" w:rsidR="71227C76">
        <w:rPr>
          <w:rFonts w:asciiTheme="majorHAnsi" w:hAnsiTheme="majorHAnsi" w:eastAsiaTheme="majorEastAsia" w:cstheme="majorBidi"/>
          <w:sz w:val="22"/>
          <w:szCs w:val="22"/>
        </w:rPr>
        <w:t>p</w:t>
      </w:r>
      <w:r w:rsidRPr="6C004676">
        <w:rPr>
          <w:rFonts w:asciiTheme="majorHAnsi" w:hAnsiTheme="majorHAnsi" w:eastAsiaTheme="majorEastAsia" w:cstheme="majorBidi"/>
          <w:sz w:val="22"/>
          <w:szCs w:val="22"/>
        </w:rPr>
        <w:t>ersonas for your application</w:t>
      </w:r>
      <w:r w:rsidRPr="6C004676" w:rsidR="33E37916">
        <w:rPr>
          <w:rFonts w:asciiTheme="majorHAnsi" w:hAnsiTheme="majorHAnsi" w:eastAsiaTheme="majorEastAsia" w:cstheme="majorBidi"/>
          <w:sz w:val="22"/>
          <w:szCs w:val="22"/>
        </w:rPr>
        <w:t xml:space="preserve"> including user personas, integration users, and process users</w:t>
      </w:r>
      <w:r w:rsidRPr="6C004676">
        <w:rPr>
          <w:rFonts w:asciiTheme="majorHAnsi" w:hAnsiTheme="majorHAnsi" w:eastAsiaTheme="majorEastAsia" w:cstheme="majorBidi"/>
          <w:sz w:val="22"/>
          <w:szCs w:val="22"/>
        </w:rPr>
        <w:t>.</w:t>
      </w:r>
      <w:r w:rsidRPr="6C004676" w:rsidR="611F9969">
        <w:rPr>
          <w:rFonts w:asciiTheme="majorHAnsi" w:hAnsiTheme="majorHAnsi" w:eastAsiaTheme="majorEastAsia" w:cstheme="majorBidi"/>
          <w:sz w:val="22"/>
          <w:szCs w:val="22"/>
        </w:rPr>
        <w:t xml:space="preserve"> </w:t>
      </w:r>
    </w:p>
    <w:p w:rsidRPr="00F14BD0" w:rsidR="6772860B" w:rsidP="6C004676" w:rsidRDefault="402012E3" w14:paraId="495F29D1" w14:textId="7681B2B5">
      <w:pPr>
        <w:pStyle w:val="Response"/>
      </w:pPr>
      <w:bookmarkStart w:name="_Toc197708027" w:id="46"/>
      <w:bookmarkStart w:name="_Toc197940020" w:id="47"/>
      <w:bookmarkStart w:name="_Toc1687165829" w:id="48"/>
      <w:r>
        <w:t>Response: See personas table below.</w:t>
      </w:r>
      <w:bookmarkEnd w:id="46"/>
      <w:bookmarkEnd w:id="47"/>
      <w:bookmarkEnd w:id="48"/>
    </w:p>
    <w:p w:rsidR="00CF5BAF" w:rsidP="00CF5BAF" w:rsidRDefault="00CF5BAF" w14:paraId="43227487" w14:textId="77777777"/>
    <w:tbl>
      <w:tblPr>
        <w:tblW w:w="1074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100" w:type="dxa"/>
          <w:left w:w="100" w:type="dxa"/>
          <w:bottom w:w="100" w:type="dxa"/>
          <w:right w:w="100" w:type="dxa"/>
        </w:tblCellMar>
        <w:tblLook w:val="0600" w:firstRow="0" w:lastRow="0" w:firstColumn="0" w:lastColumn="0" w:noHBand="1" w:noVBand="1"/>
      </w:tblPr>
      <w:tblGrid>
        <w:gridCol w:w="1950"/>
        <w:gridCol w:w="1815"/>
        <w:gridCol w:w="1755"/>
        <w:gridCol w:w="5225"/>
      </w:tblGrid>
      <w:tr w:rsidRPr="007B7DDE" w:rsidR="00CF5BAF" w:rsidTr="2DDE5CC0" w14:paraId="053CFE9B" w14:textId="77777777">
        <w:trPr>
          <w:trHeight w:val="300"/>
        </w:trPr>
        <w:tc>
          <w:tcPr>
            <w:tcW w:w="1950" w:type="dxa"/>
            <w:shd w:val="clear" w:color="auto" w:fill="C9DAF8"/>
            <w:tcMar>
              <w:top w:w="100" w:type="dxa"/>
              <w:left w:w="100" w:type="dxa"/>
              <w:bottom w:w="100" w:type="dxa"/>
              <w:right w:w="100" w:type="dxa"/>
            </w:tcMar>
            <w:vAlign w:val="center"/>
          </w:tcPr>
          <w:p w:rsidRPr="00AB4F16" w:rsidR="00CF5BAF" w:rsidP="00793FD2" w:rsidRDefault="00CF5BAF" w14:paraId="7FA71271" w14:textId="5EBE01B9">
            <w:pPr>
              <w:widowControl w:val="0"/>
              <w:pBdr>
                <w:top w:val="nil"/>
                <w:left w:val="nil"/>
                <w:bottom w:val="nil"/>
                <w:right w:val="nil"/>
                <w:between w:val="nil"/>
              </w:pBdr>
              <w:jc w:val="center"/>
              <w:rPr>
                <w:rFonts w:asciiTheme="majorHAnsi" w:hAnsiTheme="majorHAnsi" w:cstheme="majorHAnsi"/>
                <w:b/>
                <w:bCs/>
              </w:rPr>
            </w:pPr>
            <w:r w:rsidRPr="00AB4F16">
              <w:rPr>
                <w:rFonts w:asciiTheme="majorHAnsi" w:hAnsiTheme="majorHAnsi" w:cstheme="majorHAnsi"/>
                <w:b/>
                <w:bCs/>
              </w:rPr>
              <w:t>Persona</w:t>
            </w:r>
          </w:p>
        </w:tc>
        <w:tc>
          <w:tcPr>
            <w:tcW w:w="1815" w:type="dxa"/>
            <w:shd w:val="clear" w:color="auto" w:fill="C9DAF8"/>
            <w:tcMar>
              <w:top w:w="100" w:type="dxa"/>
              <w:left w:w="100" w:type="dxa"/>
              <w:bottom w:w="100" w:type="dxa"/>
              <w:right w:w="100" w:type="dxa"/>
            </w:tcMar>
            <w:vAlign w:val="center"/>
          </w:tcPr>
          <w:p w:rsidRPr="00AB4F16" w:rsidR="00CF5BAF" w:rsidP="5512A1F3" w:rsidRDefault="7813E9F0" w14:paraId="477B8637" w14:textId="07256364">
            <w:pPr>
              <w:widowControl w:val="0"/>
              <w:pBdr>
                <w:top w:val="nil"/>
                <w:left w:val="nil"/>
                <w:bottom w:val="nil"/>
                <w:right w:val="nil"/>
                <w:between w:val="nil"/>
              </w:pBdr>
              <w:jc w:val="center"/>
              <w:rPr>
                <w:rFonts w:asciiTheme="majorHAnsi" w:hAnsiTheme="majorHAnsi" w:cstheme="majorBidi"/>
                <w:b/>
                <w:bCs/>
              </w:rPr>
            </w:pPr>
            <w:r w:rsidRPr="5512A1F3">
              <w:rPr>
                <w:rFonts w:asciiTheme="majorHAnsi" w:hAnsiTheme="majorHAnsi" w:cstheme="majorBidi"/>
                <w:b/>
                <w:bCs/>
              </w:rPr>
              <w:t xml:space="preserve">Number </w:t>
            </w:r>
          </w:p>
          <w:p w:rsidRPr="00AB4F16" w:rsidR="00CF5BAF" w:rsidP="6C004676" w:rsidRDefault="408E8AB6" w14:paraId="68D8CDE9" w14:textId="69D1BD86">
            <w:pPr>
              <w:widowControl w:val="0"/>
              <w:pBdr>
                <w:top w:val="nil"/>
                <w:left w:val="nil"/>
                <w:bottom w:val="nil"/>
                <w:right w:val="nil"/>
                <w:between w:val="nil"/>
              </w:pBdr>
              <w:jc w:val="center"/>
              <w:rPr>
                <w:rFonts w:asciiTheme="majorHAnsi" w:hAnsiTheme="majorHAnsi" w:cstheme="majorBidi"/>
              </w:rPr>
            </w:pPr>
            <w:r w:rsidRPr="6C004676">
              <w:rPr>
                <w:rFonts w:asciiTheme="majorHAnsi" w:hAnsiTheme="majorHAnsi" w:cstheme="majorBidi"/>
                <w:b/>
                <w:bCs/>
              </w:rPr>
              <w:t>of Users</w:t>
            </w:r>
          </w:p>
        </w:tc>
        <w:tc>
          <w:tcPr>
            <w:tcW w:w="1755" w:type="dxa"/>
            <w:shd w:val="clear" w:color="auto" w:fill="C9DAF8"/>
            <w:tcMar>
              <w:top w:w="100" w:type="dxa"/>
              <w:left w:w="100" w:type="dxa"/>
              <w:bottom w:w="100" w:type="dxa"/>
              <w:right w:w="100" w:type="dxa"/>
            </w:tcMar>
            <w:vAlign w:val="center"/>
          </w:tcPr>
          <w:p w:rsidRPr="00AB4F16" w:rsidR="00CF5BAF" w:rsidP="5512A1F3" w:rsidRDefault="7813E9F0" w14:paraId="60604CFE" w14:textId="1CA37E63">
            <w:pPr>
              <w:widowControl w:val="0"/>
              <w:pBdr>
                <w:top w:val="nil"/>
                <w:left w:val="nil"/>
                <w:bottom w:val="nil"/>
                <w:right w:val="nil"/>
                <w:between w:val="nil"/>
              </w:pBdr>
              <w:jc w:val="center"/>
              <w:rPr>
                <w:rFonts w:asciiTheme="majorHAnsi" w:hAnsiTheme="majorHAnsi" w:cstheme="majorBidi"/>
                <w:b/>
                <w:bCs/>
              </w:rPr>
            </w:pPr>
            <w:r w:rsidRPr="5512A1F3">
              <w:rPr>
                <w:rFonts w:asciiTheme="majorHAnsi" w:hAnsiTheme="majorHAnsi" w:cstheme="majorBidi"/>
                <w:b/>
                <w:bCs/>
              </w:rPr>
              <w:t>Frequency of Use</w:t>
            </w:r>
          </w:p>
        </w:tc>
        <w:tc>
          <w:tcPr>
            <w:tcW w:w="5225" w:type="dxa"/>
            <w:shd w:val="clear" w:color="auto" w:fill="C9DAF8"/>
            <w:tcMar>
              <w:top w:w="100" w:type="dxa"/>
              <w:left w:w="100" w:type="dxa"/>
              <w:bottom w:w="100" w:type="dxa"/>
              <w:right w:w="100" w:type="dxa"/>
            </w:tcMar>
            <w:vAlign w:val="center"/>
          </w:tcPr>
          <w:p w:rsidRPr="00AB4F16" w:rsidR="00CF5BAF" w:rsidP="6C004676" w:rsidRDefault="7DAA67E8" w14:paraId="697694F2" w14:textId="7DCE3148">
            <w:pPr>
              <w:widowControl w:val="0"/>
              <w:pBdr>
                <w:top w:val="nil"/>
                <w:left w:val="nil"/>
                <w:bottom w:val="nil"/>
                <w:right w:val="nil"/>
                <w:between w:val="nil"/>
              </w:pBdr>
              <w:jc w:val="center"/>
              <w:rPr>
                <w:rFonts w:asciiTheme="majorHAnsi" w:hAnsiTheme="majorHAnsi" w:cstheme="majorBidi"/>
                <w:b/>
                <w:bCs/>
              </w:rPr>
            </w:pPr>
            <w:r w:rsidRPr="6C004676">
              <w:rPr>
                <w:rFonts w:asciiTheme="majorHAnsi" w:hAnsiTheme="majorHAnsi" w:cstheme="majorBidi"/>
                <w:b/>
                <w:bCs/>
              </w:rPr>
              <w:t>How</w:t>
            </w:r>
            <w:r w:rsidRPr="6C004676" w:rsidR="77A78F46">
              <w:rPr>
                <w:rFonts w:asciiTheme="majorHAnsi" w:hAnsiTheme="majorHAnsi" w:cstheme="majorBidi"/>
                <w:b/>
                <w:bCs/>
              </w:rPr>
              <w:t xml:space="preserve"> will</w:t>
            </w:r>
            <w:r w:rsidRPr="6C004676">
              <w:rPr>
                <w:rFonts w:asciiTheme="majorHAnsi" w:hAnsiTheme="majorHAnsi" w:cstheme="majorBidi"/>
                <w:b/>
                <w:bCs/>
              </w:rPr>
              <w:t xml:space="preserve"> this</w:t>
            </w:r>
            <w:r w:rsidRPr="6C004676" w:rsidR="68DCB103">
              <w:rPr>
                <w:rFonts w:asciiTheme="majorHAnsi" w:hAnsiTheme="majorHAnsi" w:cstheme="majorBidi"/>
                <w:b/>
                <w:bCs/>
              </w:rPr>
              <w:t xml:space="preserve"> </w:t>
            </w:r>
            <w:r w:rsidRPr="6C004676" w:rsidR="6F4FEA7D">
              <w:rPr>
                <w:rFonts w:asciiTheme="majorHAnsi" w:hAnsiTheme="majorHAnsi" w:cstheme="majorBidi"/>
                <w:b/>
                <w:bCs/>
              </w:rPr>
              <w:t>p</w:t>
            </w:r>
            <w:r w:rsidRPr="6C004676">
              <w:rPr>
                <w:rFonts w:asciiTheme="majorHAnsi" w:hAnsiTheme="majorHAnsi" w:cstheme="majorBidi"/>
                <w:b/>
                <w:bCs/>
              </w:rPr>
              <w:t xml:space="preserve">ersona </w:t>
            </w:r>
            <w:r w:rsidRPr="6C004676" w:rsidR="46C540AA">
              <w:rPr>
                <w:rFonts w:asciiTheme="majorHAnsi" w:hAnsiTheme="majorHAnsi" w:cstheme="majorBidi"/>
                <w:b/>
                <w:bCs/>
              </w:rPr>
              <w:t>u</w:t>
            </w:r>
            <w:r w:rsidRPr="6C004676">
              <w:rPr>
                <w:rFonts w:asciiTheme="majorHAnsi" w:hAnsiTheme="majorHAnsi" w:cstheme="majorBidi"/>
                <w:b/>
                <w:bCs/>
              </w:rPr>
              <w:t>se the Application</w:t>
            </w:r>
          </w:p>
        </w:tc>
      </w:tr>
      <w:tr>
        <w:tc>
          <w:tcPr>
            <w:tcW w:type="dxa" w:w="1950"/>
          </w:tcPr>
          <w:p>
            <w:r>
              <w:rPr>
                <w:rFonts w:ascii="Calibri" w:hAnsi="Calibri"/>
                <w:sz w:val="22"/>
              </w:rPr>
              <w:t>System Administrator</w:t>
            </w:r>
          </w:p>
        </w:tc>
        <w:tc>
          <w:tcPr>
            <w:tcW w:type="dxa" w:w="1815"/>
          </w:tcPr>
          <w:p>
            <w:r>
              <w:rPr>
                <w:rFonts w:ascii="Calibri" w:hAnsi="Calibri"/>
                <w:sz w:val="22"/>
              </w:rPr>
              <w:t>1-3</w:t>
            </w:r>
          </w:p>
        </w:tc>
        <w:tc>
          <w:tcPr>
            <w:tcW w:type="dxa" w:w="1755"/>
          </w:tcPr>
          <w:p>
            <w:r>
              <w:rPr>
                <w:rFonts w:ascii="Calibri" w:hAnsi="Calibri"/>
                <w:sz w:val="22"/>
              </w:rPr>
              <w:t>Daily</w:t>
            </w:r>
          </w:p>
        </w:tc>
        <w:tc>
          <w:tcPr>
            <w:tcW w:type="dxa" w:w="5225"/>
          </w:tcPr>
          <w:p>
            <w:r>
              <w:rPr>
                <w:rFonts w:ascii="Calibri" w:hAnsi="Calibri"/>
                <w:sz w:val="22"/>
              </w:rPr>
              <w:t>Full system configuration, NPSP Settings management, user provisioning, data management</w:t>
            </w:r>
          </w:p>
        </w:tc>
      </w:tr>
      <w:tr>
        <w:tc>
          <w:tcPr>
            <w:tcW w:type="dxa" w:w="1950"/>
          </w:tcPr>
          <w:p>
            <w:r>
              <w:rPr>
                <w:rFonts w:ascii="Calibri" w:hAnsi="Calibri"/>
                <w:sz w:val="22"/>
              </w:rPr>
              <w:t>Fundraising Manager</w:t>
            </w:r>
          </w:p>
        </w:tc>
        <w:tc>
          <w:tcPr>
            <w:tcW w:type="dxa" w:w="1815"/>
          </w:tcPr>
          <w:p>
            <w:r>
              <w:rPr>
                <w:rFonts w:ascii="Calibri" w:hAnsi="Calibri"/>
                <w:sz w:val="22"/>
              </w:rPr>
              <w:t>2-10</w:t>
            </w:r>
          </w:p>
        </w:tc>
        <w:tc>
          <w:tcPr>
            <w:tcW w:type="dxa" w:w="1755"/>
          </w:tcPr>
          <w:p>
            <w:r>
              <w:rPr>
                <w:rFonts w:ascii="Calibri" w:hAnsi="Calibri"/>
                <w:sz w:val="22"/>
              </w:rPr>
              <w:t>Daily</w:t>
            </w:r>
          </w:p>
        </w:tc>
        <w:tc>
          <w:tcPr>
            <w:tcW w:type="dxa" w:w="5225"/>
          </w:tcPr>
          <w:p>
            <w:r>
              <w:rPr>
                <w:rFonts w:ascii="Calibri" w:hAnsi="Calibri"/>
                <w:sz w:val="22"/>
              </w:rPr>
              <w:t>Gift Entry, batch donation processing, recurring donation management, donor reporting</w:t>
            </w:r>
          </w:p>
        </w:tc>
      </w:tr>
      <w:tr>
        <w:tc>
          <w:tcPr>
            <w:tcW w:type="dxa" w:w="1950"/>
          </w:tcPr>
          <w:p>
            <w:r>
              <w:rPr>
                <w:rFonts w:ascii="Calibri" w:hAnsi="Calibri"/>
                <w:sz w:val="22"/>
              </w:rPr>
              <w:t>Development Director</w:t>
            </w:r>
          </w:p>
        </w:tc>
        <w:tc>
          <w:tcPr>
            <w:tcW w:type="dxa" w:w="1815"/>
          </w:tcPr>
          <w:p>
            <w:r>
              <w:rPr>
                <w:rFonts w:ascii="Calibri" w:hAnsi="Calibri"/>
                <w:sz w:val="22"/>
              </w:rPr>
              <w:t>1-3</w:t>
            </w:r>
          </w:p>
        </w:tc>
        <w:tc>
          <w:tcPr>
            <w:tcW w:type="dxa" w:w="1755"/>
          </w:tcPr>
          <w:p>
            <w:r>
              <w:rPr>
                <w:rFonts w:ascii="Calibri" w:hAnsi="Calibri"/>
                <w:sz w:val="22"/>
              </w:rPr>
              <w:t>Weekly</w:t>
            </w:r>
          </w:p>
        </w:tc>
        <w:tc>
          <w:tcPr>
            <w:tcW w:type="dxa" w:w="5225"/>
          </w:tcPr>
          <w:p>
            <w:r>
              <w:rPr>
                <w:rFonts w:ascii="Calibri" w:hAnsi="Calibri"/>
                <w:sz w:val="22"/>
              </w:rPr>
              <w:t>Reporting dashboards, engagement plan oversight, donor level review, campaign management</w:t>
            </w:r>
          </w:p>
        </w:tc>
      </w:tr>
      <w:tr>
        <w:tc>
          <w:tcPr>
            <w:tcW w:type="dxa" w:w="1950"/>
          </w:tcPr>
          <w:p>
            <w:r>
              <w:rPr>
                <w:rFonts w:ascii="Calibri" w:hAnsi="Calibri"/>
                <w:sz w:val="22"/>
              </w:rPr>
              <w:t>Gift Entry Clerk</w:t>
            </w:r>
          </w:p>
        </w:tc>
        <w:tc>
          <w:tcPr>
            <w:tcW w:type="dxa" w:w="1815"/>
          </w:tcPr>
          <w:p>
            <w:r>
              <w:rPr>
                <w:rFonts w:ascii="Calibri" w:hAnsi="Calibri"/>
                <w:sz w:val="22"/>
              </w:rPr>
              <w:t>3-15</w:t>
            </w:r>
          </w:p>
        </w:tc>
        <w:tc>
          <w:tcPr>
            <w:tcW w:type="dxa" w:w="1755"/>
          </w:tcPr>
          <w:p>
            <w:r>
              <w:rPr>
                <w:rFonts w:ascii="Calibri" w:hAnsi="Calibri"/>
                <w:sz w:val="22"/>
              </w:rPr>
              <w:t>Daily</w:t>
            </w:r>
          </w:p>
        </w:tc>
        <w:tc>
          <w:tcPr>
            <w:tcW w:type="dxa" w:w="5225"/>
          </w:tcPr>
          <w:p>
            <w:r>
              <w:rPr>
                <w:rFonts w:ascii="Calibri" w:hAnsi="Calibri"/>
                <w:sz w:val="22"/>
              </w:rPr>
              <w:t>High-volume gift entry via batch UI, payment matching, data import operations</w:t>
            </w:r>
          </w:p>
        </w:tc>
      </w:tr>
      <w:tr>
        <w:tc>
          <w:tcPr>
            <w:tcW w:type="dxa" w:w="1950"/>
          </w:tcPr>
          <w:p>
            <w:r>
              <w:rPr>
                <w:rFonts w:ascii="Calibri" w:hAnsi="Calibri"/>
                <w:sz w:val="22"/>
              </w:rPr>
              <w:t>Program Staff</w:t>
            </w:r>
          </w:p>
        </w:tc>
        <w:tc>
          <w:tcPr>
            <w:tcW w:type="dxa" w:w="1815"/>
          </w:tcPr>
          <w:p>
            <w:r>
              <w:rPr>
                <w:rFonts w:ascii="Calibri" w:hAnsi="Calibri"/>
                <w:sz w:val="22"/>
              </w:rPr>
              <w:t>5-50</w:t>
            </w:r>
          </w:p>
        </w:tc>
        <w:tc>
          <w:tcPr>
            <w:tcW w:type="dxa" w:w="1755"/>
          </w:tcPr>
          <w:p>
            <w:r>
              <w:rPr>
                <w:rFonts w:ascii="Calibri" w:hAnsi="Calibri"/>
                <w:sz w:val="22"/>
              </w:rPr>
              <w:t>Weekly</w:t>
            </w:r>
          </w:p>
        </w:tc>
        <w:tc>
          <w:tcPr>
            <w:tcW w:type="dxa" w:w="5225"/>
          </w:tcPr>
          <w:p>
            <w:r>
              <w:rPr>
                <w:rFonts w:ascii="Calibri" w:hAnsi="Calibri"/>
                <w:sz w:val="22"/>
              </w:rPr>
              <w:t>View donor information, engagement plan tasks, relationship management</w:t>
            </w:r>
          </w:p>
        </w:tc>
      </w:tr>
      <w:tr>
        <w:tc>
          <w:tcPr>
            <w:tcW w:type="dxa" w:w="1950"/>
          </w:tcPr>
          <w:p>
            <w:r>
              <w:rPr>
                <w:rFonts w:ascii="Calibri" w:hAnsi="Calibri"/>
                <w:sz w:val="22"/>
              </w:rPr>
              <w:t>Executive</w:t>
            </w:r>
          </w:p>
        </w:tc>
        <w:tc>
          <w:tcPr>
            <w:tcW w:type="dxa" w:w="1815"/>
          </w:tcPr>
          <w:p>
            <w:r>
              <w:rPr>
                <w:rFonts w:ascii="Calibri" w:hAnsi="Calibri"/>
                <w:sz w:val="22"/>
              </w:rPr>
              <w:t>1-5</w:t>
            </w:r>
          </w:p>
        </w:tc>
        <w:tc>
          <w:tcPr>
            <w:tcW w:type="dxa" w:w="1755"/>
          </w:tcPr>
          <w:p>
            <w:r>
              <w:rPr>
                <w:rFonts w:ascii="Calibri" w:hAnsi="Calibri"/>
                <w:sz w:val="22"/>
              </w:rPr>
              <w:t>Monthly</w:t>
            </w:r>
          </w:p>
        </w:tc>
        <w:tc>
          <w:tcPr>
            <w:tcW w:type="dxa" w:w="5225"/>
          </w:tcPr>
          <w:p>
            <w:r>
              <w:rPr>
                <w:rFonts w:ascii="Calibri" w:hAnsi="Calibri"/>
                <w:sz w:val="22"/>
              </w:rPr>
              <w:t>Dashboard reporting, aggregate giving summaries, campaign ROI analysis</w:t>
            </w:r>
          </w:p>
        </w:tc>
      </w:tr>
    </w:tbl>
    <w:p w:rsidR="6C004676" w:rsidRDefault="6C004676" w14:paraId="11A3033C" w14:textId="7A572C5D"/>
    <w:p w:rsidR="5512A1F3" w:rsidRDefault="5512A1F3" w14:paraId="1B47670E" w14:textId="2D78CA1A"/>
    <w:p w:rsidR="5512A1F3" w:rsidRDefault="5512A1F3" w14:paraId="59ADE495" w14:textId="066F59E8">
      <w:r>
        <w:br w:type="page"/>
      </w:r>
    </w:p>
    <w:p w:rsidR="51EAA9B7" w:rsidP="5512A1F3" w:rsidRDefault="51EAA9B7" w14:paraId="5B67153A" w14:textId="6FABFB8B">
      <w:pPr>
        <w:pStyle w:val="Heading2"/>
      </w:pPr>
      <w:commentRangeStart w:id="49"/>
      <w:commentRangeStart w:id="50"/>
      <w:r>
        <w:lastRenderedPageBreak/>
        <w:t>2.</w:t>
      </w:r>
      <w:r w:rsidR="5E5A3E90">
        <w:t>7</w:t>
      </w:r>
      <w:r>
        <w:t xml:space="preserve"> Personas to VA Base Profile Mapping</w:t>
      </w:r>
      <w:commentRangeEnd w:id="49"/>
      <w:r>
        <w:rPr>
          <w:rStyle w:val="CommentReference"/>
        </w:rPr>
        <w:commentReference w:id="49"/>
      </w:r>
      <w:commentRangeEnd w:id="50"/>
      <w:r w:rsidR="00857B36">
        <w:rPr>
          <w:rStyle w:val="CommentReference"/>
          <w:rFonts w:ascii="Times New Roman" w:hAnsi="Times New Roman" w:eastAsia="Times New Roman" w:cs="Times New Roman"/>
          <w:b w:val="0"/>
          <w:color w:val="auto"/>
        </w:rPr>
        <w:commentReference w:id="50"/>
      </w:r>
    </w:p>
    <w:p w:rsidR="5512A1F3" w:rsidRDefault="5512A1F3" w14:paraId="7D1ABECD" w14:textId="77777777"/>
    <w:p w:rsidR="51EAA9B7" w:rsidP="6C004676" w:rsidRDefault="51EAA9B7" w14:paraId="279A0930" w14:textId="653D5AC7">
      <w:pPr>
        <w:ind w:left="720"/>
        <w:rPr>
          <w:rFonts w:asciiTheme="majorHAnsi" w:hAnsiTheme="majorHAnsi" w:cstheme="majorBidi"/>
          <w:sz w:val="22"/>
          <w:szCs w:val="22"/>
        </w:rPr>
      </w:pPr>
      <w:r w:rsidRPr="6C004676">
        <w:rPr>
          <w:rFonts w:asciiTheme="majorHAnsi" w:hAnsiTheme="majorHAnsi" w:cstheme="majorBidi"/>
          <w:sz w:val="22"/>
          <w:szCs w:val="22"/>
        </w:rPr>
        <w:t xml:space="preserve">Guidance: Identify </w:t>
      </w:r>
      <w:r w:rsidRPr="6C004676" w:rsidR="3A0E7911">
        <w:rPr>
          <w:rFonts w:asciiTheme="majorHAnsi" w:hAnsiTheme="majorHAnsi" w:cstheme="majorBidi"/>
          <w:sz w:val="22"/>
          <w:szCs w:val="22"/>
        </w:rPr>
        <w:t xml:space="preserve">VA base </w:t>
      </w:r>
      <w:r w:rsidRPr="6C004676" w:rsidR="2CFCE585">
        <w:rPr>
          <w:rFonts w:asciiTheme="majorHAnsi" w:hAnsiTheme="majorHAnsi" w:cstheme="majorBidi"/>
          <w:sz w:val="22"/>
          <w:szCs w:val="22"/>
        </w:rPr>
        <w:t xml:space="preserve">profiles and </w:t>
      </w:r>
      <w:r w:rsidRPr="6C004676" w:rsidR="36EE390D">
        <w:rPr>
          <w:rFonts w:asciiTheme="majorHAnsi" w:hAnsiTheme="majorHAnsi" w:cstheme="majorBidi"/>
          <w:sz w:val="22"/>
          <w:szCs w:val="22"/>
        </w:rPr>
        <w:t xml:space="preserve">summarized </w:t>
      </w:r>
      <w:r w:rsidRPr="6C004676" w:rsidR="2CFCE585">
        <w:rPr>
          <w:rFonts w:asciiTheme="majorHAnsi" w:hAnsiTheme="majorHAnsi" w:cstheme="majorBidi"/>
          <w:sz w:val="22"/>
          <w:szCs w:val="22"/>
        </w:rPr>
        <w:t xml:space="preserve">object permissions required for each persona. </w:t>
      </w:r>
      <w:r w:rsidRPr="6C004676">
        <w:rPr>
          <w:rFonts w:asciiTheme="majorHAnsi" w:hAnsiTheme="majorHAnsi" w:cstheme="majorBidi"/>
          <w:sz w:val="22"/>
          <w:szCs w:val="22"/>
        </w:rPr>
        <w:t>Should there be a need for a new VA Base profile, p</w:t>
      </w:r>
      <w:r w:rsidRPr="6C004676" w:rsidR="4701EA29">
        <w:rPr>
          <w:rFonts w:asciiTheme="majorHAnsi" w:hAnsiTheme="majorHAnsi" w:cstheme="majorBidi"/>
          <w:sz w:val="22"/>
          <w:szCs w:val="22"/>
        </w:rPr>
        <w:t>rovide a justification</w:t>
      </w:r>
      <w:r w:rsidRPr="6C004676" w:rsidR="619AB7FC">
        <w:rPr>
          <w:rFonts w:asciiTheme="majorHAnsi" w:hAnsiTheme="majorHAnsi" w:cstheme="majorBidi"/>
          <w:sz w:val="22"/>
          <w:szCs w:val="22"/>
        </w:rPr>
        <w:t>.</w:t>
      </w:r>
      <w:r w:rsidRPr="6C004676" w:rsidR="317DE380">
        <w:rPr>
          <w:rFonts w:asciiTheme="majorHAnsi" w:hAnsiTheme="majorHAnsi" w:cstheme="majorBidi"/>
          <w:sz w:val="22"/>
          <w:szCs w:val="22"/>
        </w:rPr>
        <w:t xml:space="preserve"> Note that the TDD will </w:t>
      </w:r>
      <w:r w:rsidRPr="6C004676" w:rsidR="53809AAB">
        <w:rPr>
          <w:rFonts w:asciiTheme="majorHAnsi" w:hAnsiTheme="majorHAnsi" w:cstheme="majorBidi"/>
          <w:sz w:val="22"/>
          <w:szCs w:val="22"/>
        </w:rPr>
        <w:t xml:space="preserve">include </w:t>
      </w:r>
      <w:r w:rsidRPr="6C004676" w:rsidR="317DE380">
        <w:rPr>
          <w:rFonts w:asciiTheme="majorHAnsi" w:hAnsiTheme="majorHAnsi" w:cstheme="majorBidi"/>
          <w:sz w:val="22"/>
          <w:szCs w:val="22"/>
        </w:rPr>
        <w:t>a detailed breakdown of object and field level permissions required for each object</w:t>
      </w:r>
      <w:r w:rsidRPr="6C004676" w:rsidR="66CF3ED2">
        <w:rPr>
          <w:rFonts w:asciiTheme="majorHAnsi" w:hAnsiTheme="majorHAnsi" w:cstheme="majorBidi"/>
          <w:sz w:val="22"/>
          <w:szCs w:val="22"/>
        </w:rPr>
        <w:t xml:space="preserve"> by persona</w:t>
      </w:r>
      <w:r w:rsidRPr="6C004676" w:rsidR="7E01555A">
        <w:rPr>
          <w:rFonts w:asciiTheme="majorHAnsi" w:hAnsiTheme="majorHAnsi" w:cstheme="majorBidi"/>
          <w:sz w:val="22"/>
          <w:szCs w:val="22"/>
        </w:rPr>
        <w:t xml:space="preserve"> as well as sharing model.</w:t>
      </w:r>
      <w:r w:rsidRPr="6C004676" w:rsidR="23701A5C">
        <w:rPr>
          <w:rFonts w:asciiTheme="majorHAnsi" w:hAnsiTheme="majorHAnsi" w:cstheme="majorBidi"/>
          <w:sz w:val="22"/>
          <w:szCs w:val="22"/>
        </w:rPr>
        <w:t xml:space="preserve"> </w:t>
      </w:r>
    </w:p>
    <w:p w:rsidR="51EAA9B7" w:rsidP="6C004676" w:rsidRDefault="3CF3B2DF" w14:paraId="2F68D62C" w14:textId="4E0C24A4">
      <w:pPr>
        <w:ind w:left="720"/>
        <w:rPr>
          <w:rFonts w:asciiTheme="majorHAnsi" w:hAnsiTheme="majorHAnsi" w:cstheme="majorBidi"/>
          <w:sz w:val="22"/>
          <w:szCs w:val="22"/>
        </w:rPr>
      </w:pPr>
      <w:r w:rsidRPr="6C004676">
        <w:rPr>
          <w:rFonts w:asciiTheme="majorHAnsi" w:hAnsiTheme="majorHAnsi" w:cstheme="majorBidi"/>
          <w:sz w:val="22"/>
          <w:szCs w:val="22"/>
        </w:rPr>
        <w:t>VA b</w:t>
      </w:r>
      <w:r w:rsidRPr="6C004676" w:rsidR="23701A5C">
        <w:rPr>
          <w:rFonts w:asciiTheme="majorHAnsi" w:hAnsiTheme="majorHAnsi" w:cstheme="majorBidi"/>
          <w:sz w:val="22"/>
          <w:szCs w:val="22"/>
        </w:rPr>
        <w:t>usiness users are not given platform level permissions</w:t>
      </w:r>
      <w:r w:rsidRPr="6C004676" w:rsidR="42D354AA">
        <w:rPr>
          <w:rFonts w:asciiTheme="majorHAnsi" w:hAnsiTheme="majorHAnsi" w:cstheme="majorBidi"/>
          <w:sz w:val="22"/>
          <w:szCs w:val="22"/>
        </w:rPr>
        <w:t xml:space="preserve">. </w:t>
      </w:r>
    </w:p>
    <w:p w:rsidR="5512A1F3" w:rsidP="5512A1F3" w:rsidRDefault="5512A1F3" w14:paraId="6DAB2BCC" w14:textId="69E637C9">
      <w:pPr>
        <w:rPr>
          <w:rFonts w:eastAsia="Arial" w:asciiTheme="majorHAnsi" w:hAnsiTheme="majorHAnsi" w:cstheme="majorBidi"/>
          <w:b/>
          <w:bCs/>
          <w:color w:val="4F80BD"/>
        </w:rPr>
      </w:pPr>
    </w:p>
    <w:p w:rsidR="51EAA9B7" w:rsidP="6C004676" w:rsidRDefault="51EAA9B7" w14:paraId="76B86C33" w14:textId="260CF52E">
      <w:pPr>
        <w:pStyle w:val="Response"/>
        <w:rPr>
          <w:rFonts w:eastAsia="Arial"/>
        </w:rPr>
      </w:pPr>
      <w:r>
        <w:t>Response: See persona-to-profile mapping table below.</w:t>
      </w:r>
    </w:p>
    <w:p w:rsidR="5512A1F3" w:rsidP="5512A1F3" w:rsidRDefault="5512A1F3" w14:paraId="7E4BF009" w14:textId="00EE98DF">
      <w:pPr>
        <w:rPr>
          <w:rFonts w:asciiTheme="majorHAnsi" w:hAnsiTheme="majorHAnsi" w:cstheme="majorBidi"/>
          <w:sz w:val="22"/>
          <w:szCs w:val="22"/>
        </w:rPr>
      </w:pPr>
    </w:p>
    <w:tbl>
      <w:tblPr>
        <w:tblW w:w="10624" w:type="dxa"/>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2365"/>
        <w:gridCol w:w="3834"/>
        <w:gridCol w:w="4425"/>
      </w:tblGrid>
      <w:tr w:rsidR="000B354C" w:rsidTr="2DDE5CC0" w14:paraId="1D7E4CA9" w14:textId="77777777">
        <w:trPr>
          <w:trHeight w:val="777"/>
        </w:trPr>
        <w:tc>
          <w:tcPr>
            <w:tcW w:w="23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tcMar/>
          </w:tcPr>
          <w:p w:rsidR="000B354C" w:rsidP="5512A1F3" w:rsidRDefault="000B354C" w14:paraId="21BCD689" w14:textId="23E8D623">
            <w:pPr>
              <w:pStyle w:val="paragraph"/>
              <w:spacing w:before="0" w:beforeAutospacing="0" w:after="0" w:afterAutospacing="0"/>
              <w:jc w:val="center"/>
              <w:rPr>
                <w:rStyle w:val="normaltextrun"/>
                <w:rFonts w:ascii="Calibri" w:hAnsi="Calibri" w:cs="Calibri"/>
              </w:rPr>
            </w:pPr>
            <w:r w:rsidRPr="5512A1F3">
              <w:rPr>
                <w:rStyle w:val="normaltextrun"/>
                <w:rFonts w:ascii="Calibri" w:hAnsi="Calibri" w:cs="Calibri"/>
                <w:b/>
                <w:bCs/>
              </w:rPr>
              <w:t>Persona</w:t>
            </w:r>
          </w:p>
        </w:tc>
        <w:tc>
          <w:tcPr>
            <w:tcW w:w="38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tcMar/>
          </w:tcPr>
          <w:p w:rsidR="000B354C" w:rsidP="5512A1F3" w:rsidRDefault="000B354C" w14:paraId="5D453A74" w14:textId="1B1C3036">
            <w:pPr>
              <w:pStyle w:val="paragraph"/>
              <w:spacing w:before="0" w:beforeAutospacing="0" w:after="0" w:afterAutospacing="0"/>
              <w:jc w:val="center"/>
              <w:rPr>
                <w:rStyle w:val="normaltextrun"/>
                <w:rFonts w:ascii="Calibri" w:hAnsi="Calibri" w:cs="Calibri"/>
                <w:b/>
                <w:bCs/>
              </w:rPr>
            </w:pPr>
            <w:r>
              <w:rPr>
                <w:rStyle w:val="normaltextrun"/>
                <w:rFonts w:ascii="Calibri" w:hAnsi="Calibri" w:cs="Calibri"/>
                <w:b/>
                <w:bCs/>
              </w:rPr>
              <w:t xml:space="preserve">Existing </w:t>
            </w:r>
            <w:r w:rsidRPr="5512A1F3">
              <w:rPr>
                <w:rStyle w:val="normaltextrun"/>
                <w:rFonts w:ascii="Calibri" w:hAnsi="Calibri" w:cs="Calibri"/>
                <w:b/>
                <w:bCs/>
              </w:rPr>
              <w:t xml:space="preserve">VA Base Profiles </w:t>
            </w:r>
            <w:r>
              <w:rPr>
                <w:rStyle w:val="normaltextrun"/>
                <w:rFonts w:ascii="Calibri" w:hAnsi="Calibri" w:cs="Calibri"/>
                <w:b/>
                <w:bCs/>
              </w:rPr>
              <w:t xml:space="preserve">or </w:t>
            </w:r>
            <w:r w:rsidR="00E451A6">
              <w:rPr>
                <w:rStyle w:val="normaltextrun"/>
                <w:rFonts w:ascii="Calibri" w:hAnsi="Calibri" w:cs="Calibri"/>
                <w:b/>
                <w:bCs/>
              </w:rPr>
              <w:br/>
            </w:r>
            <w:r>
              <w:rPr>
                <w:rStyle w:val="normaltextrun"/>
                <w:rFonts w:ascii="Calibri" w:hAnsi="Calibri" w:cs="Calibri"/>
                <w:b/>
                <w:bCs/>
              </w:rPr>
              <w:t>NEW VA Base Profile</w:t>
            </w:r>
          </w:p>
        </w:tc>
        <w:tc>
          <w:tcPr>
            <w:tcW w:w="44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tcMar/>
          </w:tcPr>
          <w:p w:rsidR="000B354C" w:rsidP="5512A1F3" w:rsidRDefault="000B354C" w14:paraId="0BBA1227" w14:textId="3EC09641">
            <w:pPr>
              <w:pStyle w:val="paragraph"/>
              <w:jc w:val="center"/>
              <w:rPr>
                <w:rStyle w:val="normaltextrun"/>
                <w:rFonts w:ascii="Calibri" w:hAnsi="Calibri" w:cs="Calibri"/>
                <w:b/>
                <w:bCs/>
              </w:rPr>
            </w:pPr>
            <w:r>
              <w:rPr>
                <w:rStyle w:val="normaltextrun"/>
                <w:rFonts w:ascii="Calibri" w:hAnsi="Calibri" w:cs="Calibri"/>
                <w:b/>
                <w:bCs/>
              </w:rPr>
              <w:t>Why New VA Base Profile is needed</w:t>
            </w:r>
          </w:p>
        </w:tc>
      </w:tr>
      <w:tr>
        <w:tc>
          <w:tcPr>
            <w:tcW w:type="dxa" w:w="2365"/>
          </w:tcPr>
          <w:p>
            <w:r>
              <w:rPr>
                <w:rFonts w:ascii="Calibri" w:hAnsi="Calibri"/>
                <w:sz w:val="22"/>
              </w:rPr>
              <w:t>System Administrator</w:t>
            </w:r>
          </w:p>
        </w:tc>
        <w:tc>
          <w:tcPr>
            <w:tcW w:type="dxa" w:w="3834"/>
          </w:tcPr>
          <w:p>
            <w:r>
              <w:rPr>
                <w:rFonts w:ascii="Calibri" w:hAnsi="Calibri"/>
                <w:sz w:val="22"/>
              </w:rPr>
              <w:t>System Administrator</w:t>
            </w:r>
          </w:p>
        </w:tc>
        <w:tc>
          <w:tcPr>
            <w:tcW w:type="dxa" w:w="4425"/>
          </w:tcPr>
          <w:p>
            <w:r>
              <w:rPr>
                <w:rFonts w:ascii="Calibri" w:hAnsi="Calibri"/>
                <w:sz w:val="22"/>
              </w:rPr>
              <w:t>Full access to all NPSP objects, settings, and configuration</w:t>
            </w:r>
          </w:p>
        </w:tc>
      </w:tr>
      <w:tr>
        <w:tc>
          <w:tcPr>
            <w:tcW w:type="dxa" w:w="2365"/>
          </w:tcPr>
          <w:p>
            <w:r>
              <w:rPr>
                <w:rFonts w:ascii="Calibri" w:hAnsi="Calibri"/>
                <w:sz w:val="22"/>
              </w:rPr>
              <w:t>Fundraising Manager</w:t>
            </w:r>
          </w:p>
        </w:tc>
        <w:tc>
          <w:tcPr>
            <w:tcW w:type="dxa" w:w="3834"/>
          </w:tcPr>
          <w:p>
            <w:r>
              <w:rPr>
                <w:rFonts w:ascii="Calibri" w:hAnsi="Calibri"/>
                <w:sz w:val="22"/>
              </w:rPr>
              <w:t>Custom: NPSP Fundraising</w:t>
            </w:r>
          </w:p>
        </w:tc>
        <w:tc>
          <w:tcPr>
            <w:tcW w:type="dxa" w:w="4425"/>
          </w:tcPr>
          <w:p>
            <w:r>
              <w:rPr>
                <w:rFonts w:ascii="Calibri" w:hAnsi="Calibri"/>
                <w:sz w:val="22"/>
              </w:rPr>
              <w:t>CRUD on Opportunities, Payments, RDs, Campaigns; Read on settings</w:t>
            </w:r>
          </w:p>
        </w:tc>
      </w:tr>
      <w:tr>
        <w:tc>
          <w:tcPr>
            <w:tcW w:type="dxa" w:w="2365"/>
          </w:tcPr>
          <w:p>
            <w:r>
              <w:rPr>
                <w:rFonts w:ascii="Calibri" w:hAnsi="Calibri"/>
                <w:sz w:val="22"/>
              </w:rPr>
              <w:t>Development Director</w:t>
            </w:r>
          </w:p>
        </w:tc>
        <w:tc>
          <w:tcPr>
            <w:tcW w:type="dxa" w:w="3834"/>
          </w:tcPr>
          <w:p>
            <w:r>
              <w:rPr>
                <w:rFonts w:ascii="Calibri" w:hAnsi="Calibri"/>
                <w:sz w:val="22"/>
              </w:rPr>
              <w:t>Custom: NPSP Development</w:t>
            </w:r>
          </w:p>
        </w:tc>
        <w:tc>
          <w:tcPr>
            <w:tcW w:type="dxa" w:w="4425"/>
          </w:tcPr>
          <w:p>
            <w:r>
              <w:rPr>
                <w:rFonts w:ascii="Calibri" w:hAnsi="Calibri"/>
                <w:sz w:val="22"/>
              </w:rPr>
              <w:t>Read/Report on all donation objects; Edit Engagement Plans</w:t>
            </w:r>
          </w:p>
        </w:tc>
      </w:tr>
      <w:tr>
        <w:tc>
          <w:tcPr>
            <w:tcW w:type="dxa" w:w="2365"/>
          </w:tcPr>
          <w:p>
            <w:r>
              <w:rPr>
                <w:rFonts w:ascii="Calibri" w:hAnsi="Calibri"/>
                <w:sz w:val="22"/>
              </w:rPr>
              <w:t>Gift Entry Clerk</w:t>
            </w:r>
          </w:p>
        </w:tc>
        <w:tc>
          <w:tcPr>
            <w:tcW w:type="dxa" w:w="3834"/>
          </w:tcPr>
          <w:p>
            <w:r>
              <w:rPr>
                <w:rFonts w:ascii="Calibri" w:hAnsi="Calibri"/>
                <w:sz w:val="22"/>
              </w:rPr>
              <w:t>Custom: NPSP Gift Entry</w:t>
            </w:r>
          </w:p>
        </w:tc>
        <w:tc>
          <w:tcPr>
            <w:tcW w:type="dxa" w:w="4425"/>
          </w:tcPr>
          <w:p>
            <w:r>
              <w:rPr>
                <w:rFonts w:ascii="Calibri" w:hAnsi="Calibri"/>
                <w:sz w:val="22"/>
              </w:rPr>
              <w:t>Create/Edit on DataImport__c, Opportunity, Payment; limited Account/Contact edit</w:t>
            </w:r>
          </w:p>
        </w:tc>
      </w:tr>
      <w:tr>
        <w:tc>
          <w:tcPr>
            <w:tcW w:type="dxa" w:w="2365"/>
          </w:tcPr>
          <w:p>
            <w:r>
              <w:rPr>
                <w:rFonts w:ascii="Calibri" w:hAnsi="Calibri"/>
                <w:sz w:val="22"/>
              </w:rPr>
              <w:t>Program Staff</w:t>
            </w:r>
          </w:p>
        </w:tc>
        <w:tc>
          <w:tcPr>
            <w:tcW w:type="dxa" w:w="3834"/>
          </w:tcPr>
          <w:p>
            <w:r>
              <w:rPr>
                <w:rFonts w:ascii="Calibri" w:hAnsi="Calibri"/>
                <w:sz w:val="22"/>
              </w:rPr>
              <w:t>Custom: NPSP Read Only+</w:t>
            </w:r>
          </w:p>
        </w:tc>
        <w:tc>
          <w:tcPr>
            <w:tcW w:type="dxa" w:w="4425"/>
          </w:tcPr>
          <w:p>
            <w:r>
              <w:rPr>
                <w:rFonts w:ascii="Calibri" w:hAnsi="Calibri"/>
                <w:sz w:val="22"/>
              </w:rPr>
              <w:t>Read on most objects; Edit on assigned Tasks and Engagement Plans</w:t>
            </w:r>
          </w:p>
        </w:tc>
      </w:tr>
      <w:tr>
        <w:tc>
          <w:tcPr>
            <w:tcW w:type="dxa" w:w="2365"/>
          </w:tcPr>
          <w:p>
            <w:r>
              <w:rPr>
                <w:rFonts w:ascii="Calibri" w:hAnsi="Calibri"/>
                <w:sz w:val="22"/>
              </w:rPr>
              <w:t>Executive</w:t>
            </w:r>
          </w:p>
        </w:tc>
        <w:tc>
          <w:tcPr>
            <w:tcW w:type="dxa" w:w="3834"/>
          </w:tcPr>
          <w:p>
            <w:r>
              <w:rPr>
                <w:rFonts w:ascii="Calibri" w:hAnsi="Calibri"/>
                <w:sz w:val="22"/>
              </w:rPr>
              <w:t>Custom: NPSP Executive</w:t>
            </w:r>
          </w:p>
        </w:tc>
        <w:tc>
          <w:tcPr>
            <w:tcW w:type="dxa" w:w="4425"/>
          </w:tcPr>
          <w:p>
            <w:r>
              <w:rPr>
                <w:rFonts w:ascii="Calibri" w:hAnsi="Calibri"/>
                <w:sz w:val="22"/>
              </w:rPr>
              <w:t>Read access with Dashboard visibility; no edit permissions</w:t>
            </w:r>
          </w:p>
        </w:tc>
      </w:tr>
    </w:tbl>
    <w:p w:rsidR="6C004676" w:rsidP="6C004676" w:rsidRDefault="6C004676" w14:paraId="2A63A7F9" w14:textId="26553D3A">
      <w:pPr>
        <w:rPr>
          <w:rFonts w:asciiTheme="majorHAnsi" w:hAnsiTheme="majorHAnsi" w:cstheme="majorBidi"/>
          <w:color w:val="943634" w:themeColor="accent2" w:themeShade="BF"/>
          <w:sz w:val="22"/>
          <w:szCs w:val="22"/>
        </w:rPr>
      </w:pPr>
    </w:p>
    <w:p w:rsidR="5512A1F3" w:rsidP="6C004676" w:rsidRDefault="40A274C5" w14:paraId="39D9900B" w14:textId="4637F653">
      <w:pPr>
        <w:rPr>
          <w:rFonts w:asciiTheme="majorHAnsi" w:hAnsiTheme="majorHAnsi" w:cstheme="majorBidi"/>
          <w:color w:val="943634" w:themeColor="accent2" w:themeShade="BF"/>
          <w:sz w:val="22"/>
          <w:szCs w:val="22"/>
        </w:rPr>
      </w:pPr>
      <w:r w:rsidRPr="6C004676">
        <w:rPr>
          <w:rFonts w:asciiTheme="majorHAnsi" w:hAnsiTheme="majorHAnsi" w:cstheme="majorBidi"/>
          <w:color w:val="943634" w:themeColor="accent2" w:themeShade="BF"/>
          <w:sz w:val="22"/>
          <w:szCs w:val="22"/>
        </w:rPr>
        <w:t xml:space="preserve">&lt;Public groups and sharing rules will be used for </w:t>
      </w:r>
      <w:r w:rsidRPr="6C004676" w:rsidR="76F1BE13">
        <w:rPr>
          <w:rFonts w:asciiTheme="majorHAnsi" w:hAnsiTheme="majorHAnsi" w:cstheme="majorBidi"/>
          <w:color w:val="943634" w:themeColor="accent2" w:themeShade="BF"/>
          <w:sz w:val="22"/>
          <w:szCs w:val="22"/>
        </w:rPr>
        <w:t xml:space="preserve">providing </w:t>
      </w:r>
      <w:r w:rsidRPr="6C004676">
        <w:rPr>
          <w:rFonts w:asciiTheme="majorHAnsi" w:hAnsiTheme="majorHAnsi" w:cstheme="majorBidi"/>
          <w:color w:val="943634" w:themeColor="accent2" w:themeShade="BF"/>
          <w:sz w:val="22"/>
          <w:szCs w:val="22"/>
        </w:rPr>
        <w:t xml:space="preserve">record access </w:t>
      </w:r>
      <w:r w:rsidRPr="6C004676" w:rsidR="7D426874">
        <w:rPr>
          <w:rFonts w:asciiTheme="majorHAnsi" w:hAnsiTheme="majorHAnsi" w:cstheme="majorBidi"/>
          <w:color w:val="943634" w:themeColor="accent2" w:themeShade="BF"/>
          <w:sz w:val="22"/>
          <w:szCs w:val="22"/>
        </w:rPr>
        <w:t xml:space="preserve">to VA users, integration users, and process users </w:t>
      </w:r>
      <w:r w:rsidRPr="6C004676">
        <w:rPr>
          <w:rFonts w:asciiTheme="majorHAnsi" w:hAnsiTheme="majorHAnsi" w:cstheme="majorBidi"/>
          <w:color w:val="943634" w:themeColor="accent2" w:themeShade="BF"/>
          <w:sz w:val="22"/>
          <w:szCs w:val="22"/>
        </w:rPr>
        <w:t>according to DTC guidelines.&gt;</w:t>
      </w:r>
    </w:p>
    <w:p w:rsidR="6C004676" w:rsidP="6C004676" w:rsidRDefault="6C004676" w14:paraId="79CE5788" w14:textId="2F50D5EB">
      <w:pPr>
        <w:rPr>
          <w:rFonts w:asciiTheme="majorHAnsi" w:hAnsiTheme="majorHAnsi" w:cstheme="majorBidi"/>
          <w:color w:val="943634" w:themeColor="accent2" w:themeShade="BF"/>
          <w:sz w:val="22"/>
          <w:szCs w:val="22"/>
        </w:rPr>
      </w:pPr>
    </w:p>
    <w:p w:rsidR="6C004676" w:rsidP="6C004676" w:rsidRDefault="6C004676" w14:paraId="1F618DC5" w14:textId="57B8616D">
      <w:pPr>
        <w:rPr>
          <w:rFonts w:asciiTheme="majorHAnsi" w:hAnsiTheme="majorHAnsi" w:cstheme="majorBidi"/>
          <w:sz w:val="22"/>
          <w:szCs w:val="22"/>
        </w:rPr>
      </w:pPr>
    </w:p>
    <w:p w:rsidR="51EAA9B7" w:rsidP="6C004676" w:rsidRDefault="51EAA9B7" w14:paraId="6379C218" w14:textId="7363B9DD">
      <w:pPr>
        <w:ind w:firstLine="720"/>
        <w:rPr>
          <w:rFonts w:asciiTheme="majorHAnsi" w:hAnsiTheme="majorHAnsi" w:cstheme="majorBidi"/>
          <w:sz w:val="22"/>
          <w:szCs w:val="22"/>
        </w:rPr>
      </w:pPr>
      <w:r w:rsidRPr="6C004676">
        <w:rPr>
          <w:rFonts w:asciiTheme="majorHAnsi" w:hAnsiTheme="majorHAnsi" w:cstheme="majorBidi"/>
          <w:sz w:val="22"/>
          <w:szCs w:val="22"/>
        </w:rPr>
        <w:t>Reference</w:t>
      </w:r>
      <w:r w:rsidRPr="6C004676" w:rsidR="748FC195">
        <w:rPr>
          <w:rFonts w:asciiTheme="majorHAnsi" w:hAnsiTheme="majorHAnsi" w:cstheme="majorBidi"/>
          <w:sz w:val="22"/>
          <w:szCs w:val="22"/>
        </w:rPr>
        <w:t>s</w:t>
      </w:r>
      <w:r w:rsidRPr="6C004676">
        <w:rPr>
          <w:rFonts w:asciiTheme="majorHAnsi" w:hAnsiTheme="majorHAnsi" w:cstheme="majorBidi"/>
          <w:sz w:val="22"/>
          <w:szCs w:val="22"/>
        </w:rPr>
        <w:t xml:space="preserve">: </w:t>
      </w:r>
    </w:p>
    <w:p w:rsidR="51EAA9B7" w:rsidP="6C004676" w:rsidRDefault="452EFA88" w14:paraId="787E94A6" w14:textId="2AF3119A">
      <w:pPr>
        <w:pStyle w:val="ListParagraph"/>
        <w:numPr>
          <w:ilvl w:val="0"/>
          <w:numId w:val="20"/>
        </w:numPr>
        <w:rPr>
          <w:rFonts w:asciiTheme="majorHAnsi" w:hAnsiTheme="majorHAnsi" w:cstheme="majorBidi"/>
        </w:rPr>
      </w:pPr>
      <w:hyperlink r:id="rId35">
        <w:r w:rsidRPr="6C004676">
          <w:rPr>
            <w:rStyle w:val="Hyperlink"/>
            <w:rFonts w:asciiTheme="majorHAnsi" w:hAnsiTheme="majorHAnsi" w:cstheme="majorBidi"/>
            <w:sz w:val="22"/>
            <w:szCs w:val="22"/>
          </w:rPr>
          <w:t>DTC Standard Operation Procedures for Salesforce</w:t>
        </w:r>
      </w:hyperlink>
      <w:r w:rsidRPr="6C004676">
        <w:rPr>
          <w:rFonts w:asciiTheme="majorHAnsi" w:hAnsiTheme="majorHAnsi" w:cstheme="majorBidi"/>
          <w:sz w:val="22"/>
          <w:szCs w:val="22"/>
        </w:rPr>
        <w:t>. (Platform User Access Model, Account Management)</w:t>
      </w:r>
    </w:p>
    <w:p w:rsidR="5FF7D156" w:rsidP="6C004676" w:rsidRDefault="5FF7D156" w14:paraId="5A1A9D7B" w14:textId="1EAD50E2">
      <w:pPr>
        <w:pStyle w:val="ListParagraph"/>
        <w:numPr>
          <w:ilvl w:val="0"/>
          <w:numId w:val="20"/>
        </w:numPr>
        <w:rPr>
          <w:rFonts w:asciiTheme="majorHAnsi" w:hAnsiTheme="majorHAnsi" w:cstheme="majorBidi"/>
        </w:rPr>
      </w:pPr>
      <w:hyperlink r:id="rId36">
        <w:r w:rsidRPr="6C004676">
          <w:rPr>
            <w:rStyle w:val="Hyperlink"/>
            <w:rFonts w:asciiTheme="majorHAnsi" w:hAnsiTheme="majorHAnsi" w:cstheme="majorBidi"/>
            <w:sz w:val="22"/>
            <w:szCs w:val="22"/>
          </w:rPr>
          <w:t>DTC Technical Architecture and Guideline</w:t>
        </w:r>
        <w:r w:rsidRPr="6C004676" w:rsidR="51EAA9B7">
          <w:rPr>
            <w:rStyle w:val="Hyperlink"/>
            <w:rFonts w:asciiTheme="majorHAnsi" w:hAnsiTheme="majorHAnsi" w:cstheme="majorBidi"/>
            <w:sz w:val="22"/>
            <w:szCs w:val="22"/>
          </w:rPr>
          <w:t>s</w:t>
        </w:r>
      </w:hyperlink>
      <w:r w:rsidRPr="6C004676" w:rsidR="51EAA9B7">
        <w:rPr>
          <w:rFonts w:asciiTheme="majorHAnsi" w:hAnsiTheme="majorHAnsi" w:cstheme="majorBidi"/>
          <w:sz w:val="22"/>
          <w:szCs w:val="22"/>
        </w:rPr>
        <w:t xml:space="preserve"> </w:t>
      </w:r>
      <w:r w:rsidRPr="6C004676" w:rsidR="4ABBB33E">
        <w:rPr>
          <w:rFonts w:asciiTheme="majorHAnsi" w:hAnsiTheme="majorHAnsi" w:cstheme="majorBidi"/>
          <w:sz w:val="22"/>
          <w:szCs w:val="22"/>
        </w:rPr>
        <w:t>(Profiles, Sharing)</w:t>
      </w:r>
    </w:p>
    <w:p w:rsidR="5512A1F3" w:rsidP="6C004676" w:rsidRDefault="5512A1F3" w14:paraId="7352FB25" w14:textId="77777777">
      <w:pPr>
        <w:rPr>
          <w:rFonts w:asciiTheme="majorHAnsi" w:hAnsiTheme="majorHAnsi" w:cstheme="majorBidi"/>
          <w:sz w:val="22"/>
          <w:szCs w:val="22"/>
        </w:rPr>
      </w:pPr>
    </w:p>
    <w:p w:rsidRPr="00334138" w:rsidR="004B7E1B" w:rsidP="6C004676" w:rsidRDefault="031C783B" w14:paraId="68F46E77" w14:textId="7104A14B">
      <w:r>
        <w:br w:type="page"/>
      </w:r>
    </w:p>
    <w:p w:rsidRPr="00334138" w:rsidR="004B7E1B" w:rsidP="6C004676" w:rsidRDefault="031C783B" w14:paraId="339CD637" w14:textId="1B344656">
      <w:pPr>
        <w:pStyle w:val="Heading2"/>
        <w:rPr>
          <w:rFonts w:asciiTheme="majorHAnsi" w:hAnsiTheme="majorHAnsi" w:cstheme="majorBidi"/>
          <w:b w:val="0"/>
        </w:rPr>
      </w:pPr>
      <w:bookmarkStart w:name="_Toc197708028" w:id="51"/>
      <w:bookmarkStart w:name="_Toc197926873" w:id="52"/>
      <w:bookmarkStart w:name="_Toc197940021" w:id="53"/>
      <w:bookmarkStart w:name="_Toc16019250" w:id="54"/>
      <w:r>
        <w:lastRenderedPageBreak/>
        <w:t>2.</w:t>
      </w:r>
      <w:r w:rsidR="14A6B650">
        <w:t>8</w:t>
      </w:r>
      <w:r>
        <w:t xml:space="preserve"> </w:t>
      </w:r>
      <w:r w:rsidR="467B7547">
        <w:t>Licenses</w:t>
      </w:r>
      <w:bookmarkEnd w:id="51"/>
      <w:bookmarkEnd w:id="52"/>
      <w:bookmarkEnd w:id="53"/>
      <w:bookmarkEnd w:id="54"/>
      <w:r w:rsidR="27FBF66A">
        <w:t xml:space="preserve"> </w:t>
      </w:r>
    </w:p>
    <w:p w:rsidR="2E6CECD0" w:rsidP="6C004676" w:rsidRDefault="2E6CECD0" w14:paraId="6B12D15A" w14:textId="691DFAE8">
      <w:pPr>
        <w:ind w:left="720"/>
        <w:rPr>
          <w:rFonts w:asciiTheme="majorHAnsi" w:hAnsiTheme="majorHAnsi" w:eastAsiaTheme="majorEastAsia" w:cstheme="majorBidi"/>
          <w:color w:val="000000" w:themeColor="text1"/>
          <w:sz w:val="22"/>
          <w:szCs w:val="22"/>
        </w:rPr>
      </w:pPr>
      <w:bookmarkStart w:name="_Toc197940022" w:id="55"/>
      <w:bookmarkStart w:name="_Toc575926851" w:id="56"/>
      <w:r w:rsidRPr="6C004676">
        <w:rPr>
          <w:rFonts w:asciiTheme="majorHAnsi" w:hAnsiTheme="majorHAnsi" w:eastAsiaTheme="majorEastAsia" w:cstheme="majorBidi"/>
          <w:sz w:val="22"/>
          <w:szCs w:val="22"/>
        </w:rPr>
        <w:t xml:space="preserve">Guidance: </w:t>
      </w:r>
      <w:r w:rsidRPr="6C004676" w:rsidR="1AD239B6">
        <w:rPr>
          <w:rFonts w:asciiTheme="majorHAnsi" w:hAnsiTheme="majorHAnsi" w:eastAsiaTheme="majorEastAsia" w:cstheme="majorBidi"/>
          <w:sz w:val="22"/>
          <w:szCs w:val="22"/>
        </w:rPr>
        <w:t>In table a, list the Salesforce user, permission set, package</w:t>
      </w:r>
      <w:r w:rsidRPr="6C004676" w:rsidR="0031DE39">
        <w:rPr>
          <w:rFonts w:asciiTheme="majorHAnsi" w:hAnsiTheme="majorHAnsi" w:eastAsiaTheme="majorEastAsia" w:cstheme="majorBidi"/>
          <w:sz w:val="22"/>
          <w:szCs w:val="22"/>
        </w:rPr>
        <w:t xml:space="preserve"> and product</w:t>
      </w:r>
      <w:r w:rsidRPr="6C004676" w:rsidR="1AD239B6">
        <w:rPr>
          <w:rFonts w:asciiTheme="majorHAnsi" w:hAnsiTheme="majorHAnsi" w:eastAsiaTheme="majorEastAsia" w:cstheme="majorBidi"/>
          <w:sz w:val="22"/>
          <w:szCs w:val="22"/>
        </w:rPr>
        <w:t xml:space="preserve"> licenses needed for each</w:t>
      </w:r>
      <w:r w:rsidRPr="6C004676" w:rsidR="09D2C855">
        <w:rPr>
          <w:rFonts w:asciiTheme="majorHAnsi" w:hAnsiTheme="majorHAnsi" w:eastAsiaTheme="majorEastAsia" w:cstheme="majorBidi"/>
          <w:sz w:val="22"/>
          <w:szCs w:val="22"/>
        </w:rPr>
        <w:t xml:space="preserve"> </w:t>
      </w:r>
      <w:r w:rsidRPr="6C004676" w:rsidR="1AD239B6">
        <w:rPr>
          <w:rFonts w:asciiTheme="majorHAnsi" w:hAnsiTheme="majorHAnsi" w:eastAsiaTheme="majorEastAsia" w:cstheme="majorBidi"/>
          <w:sz w:val="22"/>
          <w:szCs w:val="22"/>
        </w:rPr>
        <w:t>persona.</w:t>
      </w:r>
      <w:r w:rsidRPr="6C004676" w:rsidR="77CC0789">
        <w:rPr>
          <w:rFonts w:asciiTheme="majorHAnsi" w:hAnsiTheme="majorHAnsi" w:eastAsiaTheme="majorEastAsia" w:cstheme="majorBidi"/>
          <w:sz w:val="22"/>
          <w:szCs w:val="22"/>
        </w:rPr>
        <w:t xml:space="preserve"> </w:t>
      </w:r>
      <w:bookmarkEnd w:id="55"/>
      <w:bookmarkEnd w:id="56"/>
      <w:r w:rsidRPr="6C004676" w:rsidR="46BDDE4E">
        <w:rPr>
          <w:rFonts w:asciiTheme="majorHAnsi" w:hAnsiTheme="majorHAnsi" w:eastAsiaTheme="majorEastAsia" w:cstheme="majorBidi"/>
          <w:sz w:val="22"/>
          <w:szCs w:val="22"/>
        </w:rPr>
        <w:t>In table b, list the estimated consumption of resources by the</w:t>
      </w:r>
      <w:r w:rsidRPr="6C004676" w:rsidR="0A13DECA">
        <w:rPr>
          <w:rFonts w:asciiTheme="majorHAnsi" w:hAnsiTheme="majorHAnsi" w:eastAsiaTheme="majorEastAsia" w:cstheme="majorBidi"/>
          <w:sz w:val="22"/>
          <w:szCs w:val="22"/>
        </w:rPr>
        <w:t xml:space="preserve"> </w:t>
      </w:r>
      <w:r w:rsidRPr="6C004676" w:rsidR="46BDDE4E">
        <w:rPr>
          <w:rFonts w:asciiTheme="majorHAnsi" w:hAnsiTheme="majorHAnsi" w:eastAsiaTheme="majorEastAsia" w:cstheme="majorBidi"/>
          <w:sz w:val="22"/>
          <w:szCs w:val="22"/>
        </w:rPr>
        <w:t>application, such as data</w:t>
      </w:r>
      <w:r w:rsidRPr="6C004676" w:rsidR="4164B5D0">
        <w:rPr>
          <w:rFonts w:asciiTheme="majorHAnsi" w:hAnsiTheme="majorHAnsi" w:eastAsiaTheme="majorEastAsia" w:cstheme="majorBidi"/>
          <w:sz w:val="22"/>
          <w:szCs w:val="22"/>
        </w:rPr>
        <w:t xml:space="preserve"> </w:t>
      </w:r>
      <w:r w:rsidRPr="6C004676" w:rsidR="46BDDE4E">
        <w:rPr>
          <w:rFonts w:asciiTheme="majorHAnsi" w:hAnsiTheme="majorHAnsi" w:eastAsiaTheme="majorEastAsia" w:cstheme="majorBidi"/>
          <w:sz w:val="22"/>
          <w:szCs w:val="22"/>
        </w:rPr>
        <w:t xml:space="preserve">storage, file storage, </w:t>
      </w:r>
      <w:r w:rsidRPr="6C004676" w:rsidR="7DF96553">
        <w:rPr>
          <w:rFonts w:asciiTheme="majorHAnsi" w:hAnsiTheme="majorHAnsi" w:eastAsiaTheme="majorEastAsia" w:cstheme="majorBidi"/>
          <w:sz w:val="22"/>
          <w:szCs w:val="22"/>
        </w:rPr>
        <w:t xml:space="preserve">inbound </w:t>
      </w:r>
      <w:r w:rsidRPr="6C004676" w:rsidR="46BDDE4E">
        <w:rPr>
          <w:rFonts w:asciiTheme="majorHAnsi" w:hAnsiTheme="majorHAnsi" w:eastAsiaTheme="majorEastAsia" w:cstheme="majorBidi"/>
          <w:sz w:val="22"/>
          <w:szCs w:val="22"/>
        </w:rPr>
        <w:t xml:space="preserve">API calls, </w:t>
      </w:r>
      <w:r w:rsidRPr="6C004676" w:rsidR="7371530F">
        <w:rPr>
          <w:rFonts w:asciiTheme="majorHAnsi" w:hAnsiTheme="majorHAnsi" w:eastAsiaTheme="majorEastAsia" w:cstheme="majorBidi"/>
          <w:sz w:val="22"/>
          <w:szCs w:val="22"/>
        </w:rPr>
        <w:t xml:space="preserve">and </w:t>
      </w:r>
      <w:r w:rsidRPr="6C004676" w:rsidR="46BDDE4E">
        <w:rPr>
          <w:rFonts w:asciiTheme="majorHAnsi" w:hAnsiTheme="majorHAnsi" w:eastAsiaTheme="majorEastAsia" w:cstheme="majorBidi"/>
          <w:sz w:val="22"/>
          <w:szCs w:val="22"/>
        </w:rPr>
        <w:t>platform events published and consumed.</w:t>
      </w:r>
      <w:r w:rsidRPr="6C004676" w:rsidR="063EE2FF">
        <w:rPr>
          <w:rFonts w:asciiTheme="majorHAnsi" w:hAnsiTheme="majorHAnsi" w:eastAsiaTheme="majorEastAsia" w:cstheme="majorBidi"/>
          <w:sz w:val="22"/>
          <w:szCs w:val="22"/>
        </w:rPr>
        <w:t xml:space="preserve"> </w:t>
      </w:r>
    </w:p>
    <w:p w:rsidR="620A5A62" w:rsidP="6C004676" w:rsidRDefault="620A5A62" w14:paraId="66D26A6B" w14:textId="7CD8CD3E">
      <w:pPr>
        <w:ind w:left="720"/>
        <w:rPr>
          <w:rFonts w:asciiTheme="majorHAnsi" w:hAnsiTheme="majorHAnsi" w:eastAsiaTheme="majorEastAsia" w:cstheme="majorBidi"/>
          <w:sz w:val="22"/>
          <w:szCs w:val="22"/>
          <w:highlight w:val="yellow"/>
        </w:rPr>
      </w:pPr>
      <w:r w:rsidRPr="6C004676">
        <w:rPr>
          <w:rFonts w:asciiTheme="majorHAnsi" w:hAnsiTheme="majorHAnsi" w:eastAsiaTheme="majorEastAsia" w:cstheme="majorBidi"/>
          <w:sz w:val="22"/>
          <w:szCs w:val="22"/>
        </w:rPr>
        <w:t xml:space="preserve">Tables a and b are to estimate the licenses and resources to be consumed by the application and </w:t>
      </w:r>
      <w:r w:rsidRPr="6C004676" w:rsidR="63686211">
        <w:rPr>
          <w:rFonts w:asciiTheme="majorHAnsi" w:hAnsiTheme="majorHAnsi" w:eastAsiaTheme="majorEastAsia" w:cstheme="majorBidi"/>
          <w:sz w:val="22"/>
          <w:szCs w:val="22"/>
        </w:rPr>
        <w:t>are</w:t>
      </w:r>
      <w:r w:rsidRPr="6C004676" w:rsidR="13F1887E">
        <w:rPr>
          <w:rFonts w:asciiTheme="majorHAnsi" w:hAnsiTheme="majorHAnsi" w:eastAsiaTheme="majorEastAsia" w:cstheme="majorBidi"/>
          <w:sz w:val="22"/>
          <w:szCs w:val="22"/>
        </w:rPr>
        <w:t xml:space="preserve"> </w:t>
      </w:r>
      <w:r w:rsidRPr="6C004676">
        <w:rPr>
          <w:rFonts w:asciiTheme="majorHAnsi" w:hAnsiTheme="majorHAnsi" w:eastAsiaTheme="majorEastAsia" w:cstheme="majorBidi"/>
          <w:sz w:val="22"/>
          <w:szCs w:val="22"/>
        </w:rPr>
        <w:t>not the list of licenses and add-ons to be purchased for the target org. Determining additional</w:t>
      </w:r>
      <w:r w:rsidRPr="6C004676" w:rsidR="6E867842">
        <w:rPr>
          <w:rFonts w:asciiTheme="majorHAnsi" w:hAnsiTheme="majorHAnsi" w:eastAsiaTheme="majorEastAsia" w:cstheme="majorBidi"/>
          <w:sz w:val="22"/>
          <w:szCs w:val="22"/>
        </w:rPr>
        <w:t xml:space="preserve"> </w:t>
      </w:r>
      <w:r w:rsidRPr="6C004676">
        <w:rPr>
          <w:rFonts w:asciiTheme="majorHAnsi" w:hAnsiTheme="majorHAnsi" w:eastAsiaTheme="majorEastAsia" w:cstheme="majorBidi"/>
          <w:sz w:val="22"/>
          <w:szCs w:val="22"/>
        </w:rPr>
        <w:t xml:space="preserve">licenses and add-ons that may be needed </w:t>
      </w:r>
      <w:r w:rsidRPr="6C004676" w:rsidR="3B046349">
        <w:rPr>
          <w:rFonts w:asciiTheme="majorHAnsi" w:hAnsiTheme="majorHAnsi" w:eastAsiaTheme="majorEastAsia" w:cstheme="majorBidi"/>
          <w:sz w:val="22"/>
          <w:szCs w:val="22"/>
        </w:rPr>
        <w:t xml:space="preserve">for the target org </w:t>
      </w:r>
      <w:r w:rsidRPr="6C004676">
        <w:rPr>
          <w:rFonts w:asciiTheme="majorHAnsi" w:hAnsiTheme="majorHAnsi" w:eastAsiaTheme="majorEastAsia" w:cstheme="majorBidi"/>
          <w:sz w:val="22"/>
          <w:szCs w:val="22"/>
        </w:rPr>
        <w:t>will be part of the TDD.</w:t>
      </w:r>
      <w:r w:rsidRPr="6C004676" w:rsidR="68810411">
        <w:rPr>
          <w:rFonts w:asciiTheme="majorHAnsi" w:hAnsiTheme="majorHAnsi" w:eastAsiaTheme="majorEastAsia" w:cstheme="majorBidi"/>
          <w:sz w:val="22"/>
          <w:szCs w:val="22"/>
        </w:rPr>
        <w:t xml:space="preserve"> </w:t>
      </w:r>
    </w:p>
    <w:p w:rsidR="6C004676" w:rsidP="6C004676" w:rsidRDefault="6C004676" w14:paraId="25843936" w14:textId="31FA8E7F">
      <w:pPr>
        <w:ind w:left="720"/>
        <w:rPr>
          <w:rFonts w:asciiTheme="majorHAnsi" w:hAnsiTheme="majorHAnsi" w:eastAsiaTheme="majorEastAsia" w:cstheme="majorBidi"/>
          <w:sz w:val="22"/>
          <w:szCs w:val="22"/>
        </w:rPr>
      </w:pPr>
    </w:p>
    <w:p w:rsidRPr="00F14BD0" w:rsidR="030E1ADA" w:rsidP="6C004676" w:rsidRDefault="168E97AE" w14:paraId="2AE72029" w14:textId="4AC03C79">
      <w:pPr>
        <w:pStyle w:val="Response"/>
      </w:pPr>
      <w:bookmarkStart w:name="_Toc197708029" w:id="57"/>
      <w:bookmarkStart w:name="_Toc197940023" w:id="58"/>
      <w:bookmarkStart w:name="_Toc201732191" w:id="59"/>
      <w:r>
        <w:t>Response: See license requirements table below.</w:t>
      </w:r>
      <w:bookmarkEnd w:id="57"/>
      <w:bookmarkEnd w:id="58"/>
      <w:bookmarkEnd w:id="59"/>
    </w:p>
    <w:p w:rsidR="5512A1F3" w:rsidP="6C004676" w:rsidRDefault="0EFD58DD" w14:paraId="057B80C4" w14:textId="4961E69D">
      <w:pPr>
        <w:pStyle w:val="Response"/>
        <w:numPr>
          <w:ilvl w:val="0"/>
          <w:numId w:val="3"/>
        </w:numPr>
      </w:pPr>
      <w:r>
        <w:t>Required</w:t>
      </w:r>
      <w:r w:rsidR="19A0779C">
        <w:t xml:space="preserve"> user </w:t>
      </w:r>
      <w:r w:rsidR="07B0641F">
        <w:t xml:space="preserve">persona </w:t>
      </w:r>
      <w:r w:rsidR="19A0779C">
        <w:t>licensing</w:t>
      </w:r>
    </w:p>
    <w:p w:rsidR="6C004676" w:rsidP="6C004676" w:rsidRDefault="6C004676" w14:paraId="51CA9B6F" w14:textId="7DC3DF5A"/>
    <w:tbl>
      <w:tblPr>
        <w:tblW w:w="10631"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35"/>
        <w:gridCol w:w="3885"/>
        <w:gridCol w:w="2070"/>
        <w:gridCol w:w="1841"/>
      </w:tblGrid>
      <w:tr w:rsidR="00E3720B" w:rsidTr="6C004676" w14:paraId="6E62F2BD" w14:textId="77777777">
        <w:trPr>
          <w:trHeight w:val="930"/>
        </w:trPr>
        <w:tc>
          <w:tcPr>
            <w:tcW w:w="283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hideMark/>
          </w:tcPr>
          <w:p w:rsidRPr="004B7E1B" w:rsidR="00E3720B" w:rsidP="5512A1F3" w:rsidRDefault="710221AB" w14:paraId="66531FD6" w14:textId="50BB5B10">
            <w:pPr>
              <w:pStyle w:val="paragraph"/>
              <w:spacing w:before="0" w:beforeAutospacing="0" w:after="0" w:afterAutospacing="0"/>
              <w:jc w:val="center"/>
              <w:rPr>
                <w:rStyle w:val="normaltextrun"/>
                <w:rFonts w:ascii="Calibri" w:hAnsi="Calibri" w:cs="Calibri"/>
                <w:b/>
                <w:bCs/>
              </w:rPr>
            </w:pPr>
            <w:r w:rsidRPr="5512A1F3">
              <w:rPr>
                <w:rStyle w:val="normaltextrun"/>
                <w:rFonts w:ascii="Calibri" w:hAnsi="Calibri" w:cs="Calibri"/>
                <w:b/>
                <w:bCs/>
                <w:lang w:val="en"/>
              </w:rPr>
              <w:t>Persona</w:t>
            </w:r>
          </w:p>
        </w:tc>
        <w:tc>
          <w:tcPr>
            <w:tcW w:w="38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hideMark/>
          </w:tcPr>
          <w:p w:rsidRPr="004B7E1B" w:rsidR="00E3720B" w:rsidP="56647287" w:rsidRDefault="2091D40C" w14:paraId="1DF94882" w14:textId="5AEA7A3F">
            <w:pPr>
              <w:pStyle w:val="paragraph"/>
              <w:spacing w:before="0" w:beforeAutospacing="0" w:after="0" w:afterAutospacing="0"/>
              <w:jc w:val="center"/>
              <w:textAlignment w:val="baseline"/>
              <w:rPr>
                <w:rStyle w:val="normaltextrun"/>
                <w:rFonts w:ascii="Calibri" w:hAnsi="Calibri" w:cs="Calibri"/>
                <w:b/>
                <w:bCs/>
              </w:rPr>
            </w:pPr>
            <w:commentRangeStart w:id="60"/>
            <w:r w:rsidRPr="56647287">
              <w:rPr>
                <w:rStyle w:val="normaltextrun"/>
                <w:rFonts w:ascii="Calibri" w:hAnsi="Calibri" w:cs="Calibri"/>
                <w:b/>
                <w:bCs/>
              </w:rPr>
              <w:t xml:space="preserve">Salesforce </w:t>
            </w:r>
            <w:r w:rsidRPr="56647287">
              <w:rPr>
                <w:rStyle w:val="findhit"/>
                <w:rFonts w:ascii="Calibri" w:hAnsi="Calibri" w:cs="Calibri"/>
                <w:b/>
                <w:bCs/>
              </w:rPr>
              <w:t>License</w:t>
            </w:r>
            <w:r w:rsidRPr="56647287">
              <w:rPr>
                <w:rStyle w:val="normaltextrun"/>
                <w:rFonts w:ascii="Calibri" w:hAnsi="Calibri" w:cs="Calibri"/>
                <w:b/>
                <w:bCs/>
              </w:rPr>
              <w:t>s</w:t>
            </w:r>
            <w:r w:rsidRPr="56647287" w:rsidR="550EF7A4">
              <w:rPr>
                <w:rStyle w:val="normaltextrun"/>
                <w:rFonts w:ascii="Calibri" w:hAnsi="Calibri" w:cs="Calibri"/>
                <w:b/>
                <w:bCs/>
              </w:rPr>
              <w:t xml:space="preserve">, </w:t>
            </w:r>
            <w:r w:rsidRPr="56647287" w:rsidR="56545112">
              <w:rPr>
                <w:rStyle w:val="normaltextrun"/>
                <w:rFonts w:ascii="Calibri" w:hAnsi="Calibri" w:cs="Calibri"/>
                <w:b/>
                <w:bCs/>
              </w:rPr>
              <w:t>Permission Set Licenses, Package Licenses</w:t>
            </w:r>
            <w:commentRangeEnd w:id="60"/>
            <w:r>
              <w:rPr>
                <w:rStyle w:val="CommentReference"/>
              </w:rPr>
              <w:commentReference w:id="60"/>
            </w:r>
          </w:p>
        </w:tc>
        <w:tc>
          <w:tcPr>
            <w:tcW w:w="20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hideMark/>
          </w:tcPr>
          <w:p w:rsidRPr="004B7E1B" w:rsidR="00E3720B" w:rsidP="6B913C0F" w:rsidRDefault="1B98252E" w14:paraId="20AD1A87" w14:textId="7F709FD1">
            <w:pPr>
              <w:pStyle w:val="paragraph"/>
              <w:spacing w:before="0" w:beforeAutospacing="0" w:after="0" w:afterAutospacing="0"/>
              <w:jc w:val="center"/>
              <w:textAlignment w:val="baseline"/>
              <w:rPr>
                <w:rStyle w:val="normaltextrun"/>
                <w:rFonts w:ascii="Calibri" w:hAnsi="Calibri" w:cs="Calibri"/>
                <w:b/>
                <w:bCs/>
              </w:rPr>
            </w:pPr>
            <w:r w:rsidRPr="6B913C0F">
              <w:rPr>
                <w:rStyle w:val="normaltextrun"/>
                <w:rFonts w:ascii="Calibri" w:hAnsi="Calibri" w:cs="Calibri"/>
                <w:b/>
                <w:bCs/>
              </w:rPr>
              <w:t>Required number of licenses</w:t>
            </w:r>
          </w:p>
          <w:p w:rsidRPr="004B7E1B" w:rsidR="00E3720B" w:rsidP="00E3720B" w:rsidRDefault="00E3720B" w14:paraId="7F5F6F0D" w14:textId="13FDA39F">
            <w:pPr>
              <w:pStyle w:val="paragraph"/>
              <w:spacing w:before="0" w:beforeAutospacing="0" w:after="0" w:afterAutospacing="0"/>
              <w:jc w:val="center"/>
              <w:textAlignment w:val="baseline"/>
              <w:rPr>
                <w:rStyle w:val="normaltextrun"/>
                <w:rFonts w:ascii="Calibri" w:hAnsi="Calibri" w:cs="Calibri"/>
                <w:b/>
                <w:lang w:val="en"/>
              </w:rPr>
            </w:pPr>
          </w:p>
        </w:tc>
        <w:tc>
          <w:tcPr>
            <w:tcW w:w="1841"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hideMark/>
          </w:tcPr>
          <w:p w:rsidRPr="004B7E1B" w:rsidR="00E3720B" w:rsidP="33500FF1" w:rsidRDefault="67B99247" w14:paraId="0B343F09" w14:textId="498C40CB">
            <w:pPr>
              <w:pStyle w:val="paragraph"/>
              <w:spacing w:before="0" w:beforeAutospacing="0" w:after="0" w:afterAutospacing="0"/>
              <w:jc w:val="center"/>
              <w:textAlignment w:val="baseline"/>
              <w:rPr>
                <w:rFonts w:ascii="Segoe UI" w:hAnsi="Segoe UI" w:cs="Segoe UI"/>
                <w:b/>
                <w:bCs/>
                <w:lang w:val="en"/>
              </w:rPr>
            </w:pPr>
            <w:r w:rsidRPr="33500FF1">
              <w:rPr>
                <w:rStyle w:val="normaltextrun"/>
                <w:rFonts w:ascii="Calibri" w:hAnsi="Calibri" w:cs="Calibri"/>
                <w:b/>
                <w:bCs/>
              </w:rPr>
              <w:t xml:space="preserve">Will Automated User Provisioning be used </w:t>
            </w:r>
          </w:p>
        </w:tc>
      </w:tr>
      <w:tr>
        <w:tc>
          <w:tcPr>
            <w:tcW w:type="dxa" w:w="2835"/>
          </w:tcPr>
          <w:p>
            <w:r>
              <w:rPr>
                <w:rFonts w:ascii="Calibri" w:hAnsi="Calibri"/>
                <w:sz w:val="22"/>
              </w:rPr>
              <w:t>Salesforce Platform</w:t>
            </w:r>
          </w:p>
        </w:tc>
        <w:tc>
          <w:tcPr>
            <w:tcW w:type="dxa" w:w="3885"/>
          </w:tcPr>
          <w:p>
            <w:r>
              <w:rPr>
                <w:rFonts w:ascii="Calibri" w:hAnsi="Calibri"/>
                <w:sz w:val="22"/>
              </w:rPr>
              <w:t>60-80</w:t>
            </w:r>
          </w:p>
        </w:tc>
        <w:tc>
          <w:tcPr>
            <w:tcW w:type="dxa" w:w="2070"/>
          </w:tcPr>
          <w:p>
            <w:r>
              <w:rPr>
                <w:rFonts w:ascii="Calibri" w:hAnsi="Calibri"/>
                <w:sz w:val="22"/>
              </w:rPr>
              <w:t>Core platform access for all personas</w:t>
            </w:r>
          </w:p>
        </w:tc>
        <w:tc>
          <w:tcPr>
            <w:tcW w:type="dxa" w:w="1841"/>
          </w:tcPr>
          <w:p/>
        </w:tc>
      </w:tr>
      <w:tr>
        <w:tc>
          <w:tcPr>
            <w:tcW w:type="dxa" w:w="2835"/>
          </w:tcPr>
          <w:p>
            <w:r>
              <w:rPr>
                <w:rFonts w:ascii="Calibri" w:hAnsi="Calibri"/>
                <w:sz w:val="22"/>
              </w:rPr>
              <w:t>Salesforce CRM</w:t>
            </w:r>
          </w:p>
        </w:tc>
        <w:tc>
          <w:tcPr>
            <w:tcW w:type="dxa" w:w="3885"/>
          </w:tcPr>
          <w:p>
            <w:r>
              <w:rPr>
                <w:rFonts w:ascii="Calibri" w:hAnsi="Calibri"/>
                <w:sz w:val="22"/>
              </w:rPr>
              <w:t>15-25</w:t>
            </w:r>
          </w:p>
        </w:tc>
        <w:tc>
          <w:tcPr>
            <w:tcW w:type="dxa" w:w="2070"/>
          </w:tcPr>
          <w:p>
            <w:r>
              <w:rPr>
                <w:rFonts w:ascii="Calibri" w:hAnsi="Calibri"/>
                <w:sz w:val="22"/>
              </w:rPr>
              <w:t>Full CRM for Fundraising Managers and Directors</w:t>
            </w:r>
          </w:p>
        </w:tc>
        <w:tc>
          <w:tcPr>
            <w:tcW w:type="dxa" w:w="1841"/>
          </w:tcPr>
          <w:p/>
        </w:tc>
      </w:tr>
      <w:tr>
        <w:tc>
          <w:tcPr>
            <w:tcW w:type="dxa" w:w="2835"/>
          </w:tcPr>
          <w:p>
            <w:r>
              <w:rPr>
                <w:rFonts w:ascii="Calibri" w:hAnsi="Calibri"/>
                <w:sz w:val="22"/>
              </w:rPr>
              <w:t>Elevate (Gift Processing)</w:t>
            </w:r>
          </w:p>
        </w:tc>
        <w:tc>
          <w:tcPr>
            <w:tcW w:type="dxa" w:w="3885"/>
          </w:tcPr>
          <w:p>
            <w:r>
              <w:rPr>
                <w:rFonts w:ascii="Calibri" w:hAnsi="Calibri"/>
                <w:sz w:val="22"/>
              </w:rPr>
              <w:t>5-15</w:t>
            </w:r>
          </w:p>
        </w:tc>
        <w:tc>
          <w:tcPr>
            <w:tcW w:type="dxa" w:w="2070"/>
          </w:tcPr>
          <w:p>
            <w:r>
              <w:rPr>
                <w:rFonts w:ascii="Calibri" w:hAnsi="Calibri"/>
                <w:sz w:val="22"/>
              </w:rPr>
              <w:t>Payment gateway access for Gift Entry users</w:t>
            </w:r>
          </w:p>
        </w:tc>
        <w:tc>
          <w:tcPr>
            <w:tcW w:type="dxa" w:w="1841"/>
          </w:tcPr>
          <w:p/>
        </w:tc>
      </w:tr>
    </w:tbl>
    <w:p w:rsidR="6C004676" w:rsidRDefault="6C004676" w14:paraId="4679E917" w14:textId="1847EA42"/>
    <w:p w:rsidR="6C004676" w:rsidRDefault="6C004676" w14:paraId="3019F91C" w14:textId="3DF68FB2">
      <w:r>
        <w:br w:type="page"/>
      </w:r>
    </w:p>
    <w:p w:rsidR="5512A1F3" w:rsidP="6C004676" w:rsidRDefault="5A467955" w14:paraId="00100BC3" w14:textId="484AED89">
      <w:pPr>
        <w:pStyle w:val="Response"/>
        <w:numPr>
          <w:ilvl w:val="0"/>
          <w:numId w:val="3"/>
        </w:numPr>
      </w:pPr>
      <w:r>
        <w:lastRenderedPageBreak/>
        <w:t>Resource consumption</w:t>
      </w:r>
      <w:r w:rsidR="0EC552A6">
        <w:t xml:space="preserve"> by type</w:t>
      </w:r>
    </w:p>
    <w:p w:rsidR="6C004676" w:rsidP="6C004676" w:rsidRDefault="6C004676" w14:paraId="37F28E57" w14:textId="418D3B96">
      <w:pPr>
        <w:pStyle w:val="Response"/>
      </w:pPr>
    </w:p>
    <w:tbl>
      <w:tblPr>
        <w:tblW w:w="9359" w:type="dxa"/>
        <w:tblInd w:w="1440" w:type="dxa"/>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2269"/>
        <w:gridCol w:w="3545"/>
        <w:gridCol w:w="3545"/>
      </w:tblGrid>
      <w:tr w:rsidR="56647287" w:rsidTr="2DDE5CC0" w14:paraId="20010078" w14:textId="77777777">
        <w:trPr>
          <w:trHeight w:val="930"/>
        </w:trPr>
        <w:tc>
          <w:tcPr>
            <w:tcW w:w="226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tcMar/>
          </w:tcPr>
          <w:p w:rsidR="619AB244" w:rsidP="6C004676" w:rsidRDefault="32C3448B" w14:paraId="6C3E4AC1" w14:textId="0288AACC">
            <w:pPr>
              <w:pStyle w:val="paragraph"/>
              <w:spacing w:before="0" w:beforeAutospacing="0" w:after="0" w:afterAutospacing="0"/>
              <w:jc w:val="center"/>
              <w:rPr>
                <w:rStyle w:val="normaltextrun"/>
                <w:rFonts w:ascii="Calibri" w:hAnsi="Calibri" w:cs="Calibri"/>
                <w:b/>
                <w:bCs/>
              </w:rPr>
            </w:pPr>
            <w:r w:rsidRPr="6C004676">
              <w:rPr>
                <w:rStyle w:val="normaltextrun"/>
                <w:rFonts w:ascii="Calibri" w:hAnsi="Calibri" w:cs="Calibri"/>
                <w:b/>
                <w:bCs/>
              </w:rPr>
              <w:t>Type</w:t>
            </w:r>
          </w:p>
        </w:tc>
        <w:tc>
          <w:tcPr>
            <w:tcW w:w="35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tcMar/>
          </w:tcPr>
          <w:p w:rsidR="584A90C7" w:rsidP="6C004676" w:rsidRDefault="584A90C7" w14:paraId="2358F06F" w14:textId="4D96F2BA">
            <w:pPr>
              <w:pStyle w:val="paragraph"/>
              <w:spacing w:before="0" w:beforeAutospacing="0" w:after="0" w:afterAutospacing="0"/>
              <w:jc w:val="center"/>
              <w:rPr>
                <w:rStyle w:val="normaltextrun"/>
                <w:rFonts w:ascii="Calibri" w:hAnsi="Calibri" w:cs="Calibri"/>
                <w:b/>
                <w:bCs/>
              </w:rPr>
            </w:pPr>
            <w:r w:rsidRPr="6C004676">
              <w:rPr>
                <w:rStyle w:val="normaltextrun"/>
                <w:rFonts w:ascii="Calibri" w:hAnsi="Calibri" w:cs="Calibri"/>
                <w:b/>
                <w:bCs/>
              </w:rPr>
              <w:t>E</w:t>
            </w:r>
            <w:r w:rsidRPr="6C004676">
              <w:rPr>
                <w:rStyle w:val="normaltextrun"/>
                <w:rFonts w:ascii="Calibri" w:hAnsi="Calibri" w:cs="Calibri"/>
                <w:b/>
                <w:bCs/>
                <w:lang w:val="en"/>
              </w:rPr>
              <w:t xml:space="preserve">stimated </w:t>
            </w:r>
            <w:r w:rsidRPr="6C004676" w:rsidR="2118E3EF">
              <w:rPr>
                <w:rStyle w:val="normaltextrun"/>
                <w:rFonts w:ascii="Calibri" w:hAnsi="Calibri" w:cs="Calibri"/>
                <w:b/>
                <w:bCs/>
                <w:lang w:val="en"/>
              </w:rPr>
              <w:t xml:space="preserve">Reasonable </w:t>
            </w:r>
            <w:r w:rsidRPr="091E291C" w:rsidR="3F68C9FC">
              <w:rPr>
                <w:rStyle w:val="normaltextrun"/>
                <w:rFonts w:ascii="Calibri" w:hAnsi="Calibri" w:cs="Calibri"/>
                <w:b/>
                <w:bCs/>
                <w:lang w:val="en"/>
              </w:rPr>
              <w:t>Wor</w:t>
            </w:r>
            <w:r w:rsidRPr="091E291C" w:rsidR="2FDF9756">
              <w:rPr>
                <w:rStyle w:val="normaltextrun"/>
                <w:rFonts w:ascii="Calibri" w:hAnsi="Calibri" w:cs="Calibri"/>
                <w:b/>
                <w:bCs/>
                <w:lang w:val="en"/>
              </w:rPr>
              <w:t>st</w:t>
            </w:r>
            <w:r w:rsidRPr="6C004676">
              <w:rPr>
                <w:rStyle w:val="normaltextrun"/>
                <w:rFonts w:ascii="Calibri" w:hAnsi="Calibri" w:cs="Calibri"/>
                <w:b/>
                <w:bCs/>
                <w:lang w:val="en"/>
              </w:rPr>
              <w:t xml:space="preserve"> </w:t>
            </w:r>
            <w:r w:rsidRPr="6C004676" w:rsidR="44DA563C">
              <w:rPr>
                <w:rStyle w:val="normaltextrun"/>
                <w:rFonts w:ascii="Calibri" w:hAnsi="Calibri" w:cs="Calibri"/>
                <w:b/>
                <w:bCs/>
                <w:lang w:val="en"/>
              </w:rPr>
              <w:t>C</w:t>
            </w:r>
            <w:r w:rsidRPr="6C004676">
              <w:rPr>
                <w:rStyle w:val="normaltextrun"/>
                <w:rFonts w:ascii="Calibri" w:hAnsi="Calibri" w:cs="Calibri"/>
                <w:b/>
                <w:bCs/>
                <w:lang w:val="en"/>
              </w:rPr>
              <w:t xml:space="preserve">ase </w:t>
            </w:r>
            <w:r w:rsidRPr="6C004676">
              <w:rPr>
                <w:rStyle w:val="normaltextrun"/>
                <w:rFonts w:ascii="Calibri" w:hAnsi="Calibri" w:cs="Calibri"/>
                <w:b/>
                <w:bCs/>
              </w:rPr>
              <w:t>Quantity</w:t>
            </w:r>
          </w:p>
        </w:tc>
        <w:tc>
          <w:tcPr>
            <w:tcW w:w="35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tcMar/>
          </w:tcPr>
          <w:p w:rsidR="2221EBD2" w:rsidP="6C004676" w:rsidRDefault="2221EBD2" w14:paraId="07907B8D" w14:textId="02C6DC5F">
            <w:pPr>
              <w:pStyle w:val="paragraph"/>
              <w:jc w:val="center"/>
              <w:rPr>
                <w:rStyle w:val="normaltextrun"/>
                <w:rFonts w:ascii="Calibri" w:hAnsi="Calibri" w:cs="Calibri"/>
                <w:b/>
                <w:bCs/>
              </w:rPr>
            </w:pPr>
            <w:r w:rsidRPr="6C004676">
              <w:rPr>
                <w:rStyle w:val="normaltextrun"/>
                <w:rFonts w:ascii="Calibri" w:hAnsi="Calibri" w:cs="Calibri"/>
                <w:b/>
                <w:bCs/>
              </w:rPr>
              <w:t>Notes</w:t>
            </w:r>
          </w:p>
        </w:tc>
      </w:tr>
      <w:tr w:rsidR="56647287" w:rsidTr="2DDE5CC0" w14:paraId="1154BE46" w14:textId="77777777">
        <w:trPr>
          <w:trHeight w:val="300"/>
        </w:trPr>
        <w:tc>
          <w:tcPr>
            <w:tcW w:w="226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49E5FA35" w:rsidP="2DDE5CC0" w:rsidRDefault="49138286" w14:paraId="49B0128C" w14:textId="7858961E">
            <w:pPr>
              <w:pBdr>
                <w:top w:val="nil" w:color="FF000000" w:sz="0" w:space="0"/>
                <w:left w:val="nil" w:color="FF000000" w:sz="0" w:space="0"/>
                <w:bottom w:val="nil" w:color="FF000000" w:sz="0" w:space="0"/>
                <w:right w:val="nil" w:color="FF000000" w:sz="0" w:space="0"/>
                <w:between w:val="nil" w:color="FF000000" w:sz="0" w:space="0"/>
              </w:pBdr>
              <w:jc w:val="left"/>
              <w:rPr>
                <w:rFonts w:ascii="Calibri" w:hAnsi="Calibri" w:cs="Times New Roman" w:asciiTheme="majorAscii" w:hAnsiTheme="majorAscii" w:cstheme="majorBidi"/>
                <w:color w:val="943634" w:themeColor="accent2" w:themeShade="BF"/>
                <w:sz w:val="22"/>
                <w:szCs w:val="22"/>
              </w:rPr>
            </w:pPr>
            <w:r w:rsidRPr="2DDE5CC0" w:rsidR="2202100B">
              <w:rPr>
                <w:rFonts w:ascii="Calibri" w:hAnsi="Calibri" w:cs="Times New Roman" w:asciiTheme="majorAscii" w:hAnsiTheme="majorAscii" w:cstheme="majorBidi"/>
                <w:color w:val="943634" w:themeColor="accent2" w:themeTint="FF" w:themeShade="BF"/>
                <w:sz w:val="22"/>
                <w:szCs w:val="22"/>
              </w:rPr>
              <w:t>Data Storage</w:t>
            </w:r>
          </w:p>
        </w:tc>
        <w:tc>
          <w:tcPr>
            <w:tcW w:w="3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4845A5D1" w:rsidP="6C004676" w:rsidRDefault="4845A5D1" w14:paraId="6A2FB3AB" w14:textId="5D832BA3">
            <w:pPr>
              <w:pBdr>
                <w:top w:val="nil"/>
                <w:left w:val="nil"/>
                <w:bottom w:val="nil"/>
                <w:right w:val="nil"/>
                <w:between w:val="nil"/>
              </w:pBdr>
              <w:jc w:val="center"/>
              <w:rPr>
                <w:rFonts w:asciiTheme="majorHAnsi" w:hAnsiTheme="majorHAnsi" w:cstheme="majorBidi"/>
                <w:color w:val="943634" w:themeColor="accent2" w:themeShade="BF"/>
                <w:sz w:val="22"/>
                <w:szCs w:val="22"/>
              </w:rPr>
            </w:pPr>
            <w:r w:rsidRPr="6C004676">
              <w:rPr>
                <w:rFonts w:asciiTheme="majorHAnsi" w:hAnsiTheme="majorHAnsi" w:cstheme="majorBidi" w:ascii="Calibri" w:hAnsi="Calibri"/>
                <w:color w:val="943634" w:themeColor="accent2" w:themeShade="BF"/>
                <w:sz w:val="22"/>
                <w:szCs w:val="22"/>
              </w:rPr>
              <w:t>15 GB, end of year 3</w:t>
            </w:r>
            <w:r w:rsidRPr="6C004676" w:rsidR="7852F112">
              <w:rPr>
                <w:rFonts w:asciiTheme="majorHAnsi" w:hAnsiTheme="majorHAnsi" w:cstheme="majorBidi" w:ascii="Calibri" w:hAnsi="Calibri"/>
                <w:color w:val="943634" w:themeColor="accent2" w:themeShade="BF"/>
                <w:sz w:val="22"/>
                <w:szCs w:val="22"/>
              </w:rPr>
            </w:r>
            <w:r w:rsidRPr="6C004676" w:rsidR="087732AE">
              <w:rPr>
                <w:rFonts w:asciiTheme="majorHAnsi" w:hAnsiTheme="majorHAnsi" w:cstheme="majorBidi" w:ascii="Calibri" w:hAnsi="Calibri"/>
                <w:color w:val="943634" w:themeColor="accent2" w:themeShade="BF"/>
                <w:sz w:val="22"/>
                <w:szCs w:val="22"/>
              </w:rPr>
            </w:r>
            <w:r w:rsidRPr="6C004676">
              <w:rPr>
                <w:rFonts w:asciiTheme="majorHAnsi" w:hAnsiTheme="majorHAnsi" w:cstheme="majorBidi" w:ascii="Calibri" w:hAnsi="Calibri"/>
                <w:color w:val="943634" w:themeColor="accent2" w:themeShade="BF"/>
                <w:sz w:val="22"/>
                <w:szCs w:val="22"/>
              </w:rPr>
            </w:r>
          </w:p>
        </w:tc>
        <w:tc>
          <w:tcPr>
            <w:tcW w:w="3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44451E0F" w:rsidP="2DDE5CC0" w:rsidRDefault="44451E0F" w14:paraId="656BC38E" w14:textId="48B4259E">
            <w:pPr>
              <w:jc w:val="left"/>
              <w:rPr>
                <w:rFonts w:ascii="Calibri" w:hAnsi="Calibri" w:cs="Times New Roman" w:asciiTheme="majorAscii" w:hAnsiTheme="majorAscii" w:cstheme="majorBidi"/>
                <w:color w:val="943634" w:themeColor="accent2" w:themeShade="BF"/>
                <w:sz w:val="22"/>
                <w:szCs w:val="22"/>
              </w:rPr>
            </w:pPr>
            <w:r w:rsidRPr="2DDE5CC0" w:rsidR="7EF2E86F">
              <w:rPr>
                <w:rFonts w:ascii="Calibri" w:hAnsi="Calibri" w:cs="Times New Roman" w:asciiTheme="majorAscii" w:hAnsiTheme="majorAscii" w:cstheme="majorBidi"/>
                <w:color w:val="943634" w:themeColor="accent2" w:themeTint="FF" w:themeShade="BF"/>
                <w:sz w:val="22"/>
                <w:szCs w:val="22"/>
              </w:rPr>
              <w:t>Estimate based on Contact, Account, Opportunity, Payment, Allocation, and DataImport__c growth projections</w:t>
            </w:r>
            <w:r w:rsidRPr="2DDE5CC0" w:rsidR="7EF2E86F">
              <w:rPr>
                <w:rFonts w:ascii="Calibri" w:hAnsi="Calibri" w:cs="Times New Roman" w:asciiTheme="majorAscii" w:hAnsiTheme="majorAscii" w:cstheme="majorBidi"/>
                <w:color w:val="943634" w:themeColor="accent2" w:themeTint="FF" w:themeShade="BF"/>
                <w:sz w:val="22"/>
                <w:szCs w:val="22"/>
              </w:rPr>
            </w:r>
            <w:r w:rsidRPr="2DDE5CC0" w:rsidR="7EF2E86F">
              <w:rPr>
                <w:rFonts w:ascii="Calibri" w:hAnsi="Calibri" w:cs="Times New Roman" w:asciiTheme="majorAscii" w:hAnsiTheme="majorAscii" w:cstheme="majorBidi"/>
                <w:color w:val="943634" w:themeColor="accent2" w:themeTint="FF" w:themeShade="BF"/>
                <w:sz w:val="22"/>
                <w:szCs w:val="22"/>
              </w:rPr>
            </w:r>
          </w:p>
        </w:tc>
      </w:tr>
      <w:tr w:rsidR="56647287" w:rsidTr="2DDE5CC0" w14:paraId="3246073C" w14:textId="77777777">
        <w:trPr>
          <w:trHeight w:val="300"/>
        </w:trPr>
        <w:tc>
          <w:tcPr>
            <w:tcW w:w="226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0394B1A2" w:rsidP="2DDE5CC0" w:rsidRDefault="6AEB79CD" w14:paraId="28BFC96A" w14:textId="6FB3524D">
            <w:pPr>
              <w:pStyle w:val="paragraph"/>
              <w:jc w:val="left"/>
              <w:rPr>
                <w:rFonts w:ascii="Calibri" w:hAnsi="Calibri" w:cs="Times New Roman" w:asciiTheme="majorAscii" w:hAnsiTheme="majorAscii" w:cstheme="majorBidi"/>
                <w:color w:val="943634" w:themeColor="accent2" w:themeShade="BF"/>
                <w:sz w:val="22"/>
                <w:szCs w:val="22"/>
              </w:rPr>
            </w:pPr>
            <w:r w:rsidRPr="2DDE5CC0" w:rsidR="3C0E6F49">
              <w:rPr>
                <w:rFonts w:ascii="Calibri" w:hAnsi="Calibri" w:cs="Times New Roman" w:asciiTheme="majorAscii" w:hAnsiTheme="majorAscii" w:cstheme="majorBidi"/>
                <w:color w:val="943634" w:themeColor="accent2" w:themeTint="FF" w:themeShade="BF"/>
                <w:sz w:val="22"/>
                <w:szCs w:val="22"/>
              </w:rPr>
              <w:t>File Storage</w:t>
            </w:r>
            <w:r w:rsidRPr="2DDE5CC0" w:rsidR="5986F3C5">
              <w:rPr>
                <w:rFonts w:ascii="Calibri" w:hAnsi="Calibri" w:cs="Times New Roman" w:asciiTheme="majorAscii" w:hAnsiTheme="majorAscii" w:cstheme="majorBidi"/>
                <w:color w:val="943634" w:themeColor="accent2" w:themeTint="FF" w:themeShade="BF"/>
                <w:sz w:val="22"/>
                <w:szCs w:val="22"/>
              </w:rPr>
            </w:r>
            <w:r w:rsidRPr="2DDE5CC0" w:rsidR="634B02BC">
              <w:rPr>
                <w:rFonts w:ascii="Calibri" w:hAnsi="Calibri" w:cs="Times New Roman" w:asciiTheme="majorAscii" w:hAnsiTheme="majorAscii" w:cstheme="majorBidi"/>
                <w:color w:val="943634" w:themeColor="accent2" w:themeTint="FF" w:themeShade="BF"/>
                <w:sz w:val="22"/>
                <w:szCs w:val="22"/>
              </w:rPr>
            </w:r>
          </w:p>
        </w:tc>
        <w:tc>
          <w:tcPr>
            <w:tcW w:w="3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1C37709F" w:rsidP="6C004676" w:rsidRDefault="1C37709F" w14:paraId="5B7B74D5" w14:textId="7013A84D">
            <w:pPr>
              <w:jc w:val="center"/>
              <w:rPr>
                <w:rFonts w:asciiTheme="majorHAnsi" w:hAnsiTheme="majorHAnsi" w:cstheme="majorBidi"/>
                <w:color w:val="943634" w:themeColor="accent2" w:themeShade="BF"/>
                <w:sz w:val="22"/>
                <w:szCs w:val="22"/>
                <w:lang w:val="en"/>
              </w:rPr>
            </w:pPr>
            <w:r w:rsidRPr="6C004676">
              <w:rPr>
                <w:rFonts w:asciiTheme="majorHAnsi" w:hAnsiTheme="majorHAnsi" w:cstheme="majorBidi" w:ascii="Calibri" w:hAnsi="Calibri"/>
                <w:color w:val="943634" w:themeColor="accent2" w:themeShade="BF"/>
                <w:sz w:val="22"/>
                <w:szCs w:val="22"/>
                <w:lang w:val="en"/>
              </w:rPr>
              <w:t>5 GB, end of year 3</w:t>
            </w:r>
            <w:r w:rsidRPr="6C004676" w:rsidR="114BDE69">
              <w:rPr>
                <w:rFonts w:asciiTheme="majorHAnsi" w:hAnsiTheme="majorHAnsi" w:cstheme="majorBidi" w:ascii="Calibri" w:hAnsi="Calibri"/>
                <w:color w:val="943634" w:themeColor="accent2" w:themeShade="BF"/>
                <w:sz w:val="22"/>
                <w:szCs w:val="22"/>
                <w:lang w:val="en"/>
              </w:rPr>
            </w:r>
            <w:r w:rsidRPr="6C004676" w:rsidR="5A7FF399">
              <w:rPr>
                <w:rFonts w:asciiTheme="majorHAnsi" w:hAnsiTheme="majorHAnsi" w:cstheme="majorBidi" w:ascii="Calibri" w:hAnsi="Calibri"/>
                <w:color w:val="943634" w:themeColor="accent2" w:themeShade="BF"/>
                <w:sz w:val="22"/>
                <w:szCs w:val="22"/>
                <w:lang w:val="en"/>
              </w:rPr>
            </w:r>
            <w:r w:rsidRPr="6C004676">
              <w:rPr>
                <w:rFonts w:asciiTheme="majorHAnsi" w:hAnsiTheme="majorHAnsi" w:cstheme="majorBidi" w:ascii="Calibri" w:hAnsi="Calibri"/>
                <w:color w:val="943634" w:themeColor="accent2" w:themeShade="BF"/>
                <w:sz w:val="22"/>
                <w:szCs w:val="22"/>
                <w:lang w:val="en"/>
              </w:rPr>
            </w:r>
          </w:p>
        </w:tc>
        <w:tc>
          <w:tcPr>
            <w:tcW w:w="3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C78F8F5" w:rsidP="2DDE5CC0" w:rsidRDefault="7C78F8F5" w14:paraId="6445808F" w14:textId="0EC5404C">
            <w:pPr>
              <w:jc w:val="left"/>
              <w:rPr>
                <w:rFonts w:ascii="Calibri" w:hAnsi="Calibri" w:cs="Times New Roman" w:asciiTheme="majorAscii" w:hAnsiTheme="majorAscii" w:cstheme="majorBidi"/>
                <w:color w:val="943634" w:themeColor="accent2" w:themeShade="BF"/>
                <w:sz w:val="22"/>
                <w:szCs w:val="22"/>
                <w:lang w:val="en"/>
              </w:rPr>
            </w:pPr>
            <w:r w:rsidRPr="2DDE5CC0" w:rsidR="3633C29F">
              <w:rPr>
                <w:rFonts w:ascii="Calibri" w:hAnsi="Calibri" w:cs="Times New Roman" w:asciiTheme="majorAscii" w:hAnsiTheme="majorAscii" w:cstheme="majorBidi"/>
                <w:color w:val="943634" w:themeColor="accent2" w:themeTint="FF" w:themeShade="BF"/>
                <w:sz w:val="22"/>
                <w:szCs w:val="22"/>
                <w:lang w:val="en"/>
              </w:rPr>
              <w:t>Minimal file storage — NPSP is data-centric with few document attachments</w:t>
            </w:r>
          </w:p>
        </w:tc>
      </w:tr>
      <w:tr w:rsidR="56647287" w:rsidTr="2DDE5CC0" w14:paraId="3884C0AD" w14:textId="77777777">
        <w:trPr>
          <w:trHeight w:val="300"/>
        </w:trPr>
        <w:tc>
          <w:tcPr>
            <w:tcW w:w="226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6647287" w:rsidP="2DDE5CC0" w:rsidRDefault="55AA2463" w14:paraId="18724A1D" w14:textId="0CDB14AF">
            <w:pPr>
              <w:pBdr>
                <w:top w:val="nil" w:color="FF000000" w:sz="0" w:space="0"/>
                <w:left w:val="nil" w:color="FF000000" w:sz="0" w:space="0"/>
                <w:bottom w:val="nil" w:color="FF000000" w:sz="0" w:space="0"/>
                <w:right w:val="nil" w:color="FF000000" w:sz="0" w:space="0"/>
                <w:between w:val="nil" w:color="FF000000" w:sz="0" w:space="0"/>
              </w:pBdr>
              <w:jc w:val="left"/>
              <w:rPr>
                <w:rFonts w:ascii="Calibri" w:hAnsi="Calibri" w:cs="Times New Roman" w:asciiTheme="majorAscii" w:hAnsiTheme="majorAscii" w:cstheme="majorBidi"/>
                <w:color w:val="943634" w:themeColor="accent2" w:themeShade="BF"/>
                <w:sz w:val="22"/>
                <w:szCs w:val="22"/>
              </w:rPr>
            </w:pPr>
            <w:r w:rsidRPr="2DDE5CC0" w:rsidR="6A2BFF2C">
              <w:rPr>
                <w:rFonts w:ascii="Calibri" w:hAnsi="Calibri" w:cs="Times New Roman" w:asciiTheme="majorAscii" w:hAnsiTheme="majorAscii" w:cstheme="majorBidi"/>
                <w:color w:val="943634" w:themeColor="accent2" w:themeTint="FF" w:themeShade="BF"/>
                <w:sz w:val="22"/>
                <w:szCs w:val="22"/>
              </w:rPr>
              <w:t>Platform Events Published</w:t>
            </w:r>
            <w:r w:rsidRPr="2DDE5CC0" w:rsidR="776C7193">
              <w:rPr>
                <w:rFonts w:ascii="Calibri" w:hAnsi="Calibri" w:cs="Times New Roman" w:asciiTheme="majorAscii" w:hAnsiTheme="majorAscii" w:cstheme="majorBidi"/>
                <w:color w:val="943634" w:themeColor="accent2" w:themeTint="FF" w:themeShade="BF"/>
                <w:sz w:val="22"/>
                <w:szCs w:val="22"/>
              </w:rPr>
            </w:r>
            <w:r w:rsidRPr="2DDE5CC0" w:rsidR="0012BA38">
              <w:rPr>
                <w:rFonts w:ascii="Calibri" w:hAnsi="Calibri" w:cs="Times New Roman" w:asciiTheme="majorAscii" w:hAnsiTheme="majorAscii" w:cstheme="majorBidi"/>
                <w:color w:val="943634" w:themeColor="accent2" w:themeTint="FF" w:themeShade="BF"/>
                <w:sz w:val="22"/>
                <w:szCs w:val="22"/>
              </w:rPr>
            </w:r>
            <w:r w:rsidRPr="2DDE5CC0" w:rsidR="16B4742B">
              <w:rPr>
                <w:rFonts w:ascii="Calibri" w:hAnsi="Calibri" w:cs="Times New Roman" w:asciiTheme="majorAscii" w:hAnsiTheme="majorAscii" w:cstheme="majorBidi"/>
                <w:color w:val="943634" w:themeColor="accent2" w:themeTint="FF" w:themeShade="BF"/>
                <w:sz w:val="22"/>
                <w:szCs w:val="22"/>
              </w:rPr>
            </w:r>
            <w:r w:rsidRPr="2DDE5CC0" w:rsidR="18926CB6">
              <w:rPr>
                <w:rFonts w:ascii="Calibri" w:hAnsi="Calibri" w:cs="Times New Roman" w:asciiTheme="majorAscii" w:hAnsiTheme="majorAscii" w:cstheme="majorBidi"/>
                <w:color w:val="943634" w:themeColor="accent2" w:themeTint="FF" w:themeShade="BF"/>
                <w:sz w:val="22"/>
                <w:szCs w:val="22"/>
              </w:rPr>
            </w:r>
          </w:p>
        </w:tc>
        <w:tc>
          <w:tcPr>
            <w:tcW w:w="3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4B195408" w:rsidP="6C004676" w:rsidRDefault="4B195408" w14:paraId="27376F50" w14:textId="4E7FE2E2">
            <w:pPr>
              <w:jc w:val="center"/>
              <w:rPr>
                <w:rFonts w:asciiTheme="majorHAnsi" w:hAnsiTheme="majorHAnsi" w:cstheme="majorBidi"/>
                <w:color w:val="943634" w:themeColor="accent2" w:themeShade="BF"/>
                <w:sz w:val="22"/>
                <w:szCs w:val="22"/>
              </w:rPr>
            </w:pPr>
            <w:r w:rsidRPr="6C004676">
              <w:rPr>
                <w:rFonts w:asciiTheme="majorHAnsi" w:hAnsiTheme="majorHAnsi" w:cstheme="majorBidi" w:ascii="Calibri" w:hAnsi="Calibri"/>
                <w:color w:val="943634" w:themeColor="accent2" w:themeShade="BF"/>
                <w:sz w:val="22"/>
                <w:szCs w:val="22"/>
              </w:rPr>
              <w:t>1K/24 hrs (peak)</w:t>
            </w:r>
            <w:r w:rsidRPr="6C004676" w:rsidR="2DAA1E68">
              <w:rPr>
                <w:rFonts w:asciiTheme="majorHAnsi" w:hAnsiTheme="majorHAnsi" w:cstheme="majorBidi" w:ascii="Calibri" w:hAnsi="Calibri"/>
                <w:color w:val="943634" w:themeColor="accent2" w:themeShade="BF"/>
                <w:sz w:val="22"/>
                <w:szCs w:val="22"/>
              </w:rPr>
            </w:r>
            <w:r w:rsidRPr="6C004676">
              <w:rPr>
                <w:rFonts w:asciiTheme="majorHAnsi" w:hAnsiTheme="majorHAnsi" w:cstheme="majorBidi" w:ascii="Calibri" w:hAnsi="Calibri"/>
                <w:color w:val="943634" w:themeColor="accent2" w:themeShade="BF"/>
                <w:sz w:val="22"/>
                <w:szCs w:val="22"/>
              </w:rPr>
            </w:r>
            <w:r w:rsidRPr="6C004676" w:rsidR="57C5B4F3">
              <w:rPr>
                <w:rFonts w:asciiTheme="majorHAnsi" w:hAnsiTheme="majorHAnsi" w:cstheme="majorBidi" w:ascii="Calibri" w:hAnsi="Calibri"/>
                <w:color w:val="943634" w:themeColor="accent2" w:themeShade="BF"/>
                <w:sz w:val="22"/>
                <w:szCs w:val="22"/>
              </w:rPr>
            </w:r>
            <w:r w:rsidRPr="6C004676">
              <w:rPr>
                <w:rFonts w:asciiTheme="majorHAnsi" w:hAnsiTheme="majorHAnsi" w:cstheme="majorBidi" w:ascii="Calibri" w:hAnsi="Calibri"/>
                <w:color w:val="943634" w:themeColor="accent2" w:themeShade="BF"/>
                <w:sz w:val="22"/>
                <w:szCs w:val="22"/>
              </w:rPr>
            </w:r>
          </w:p>
        </w:tc>
        <w:tc>
          <w:tcPr>
            <w:tcW w:w="3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C004676" w:rsidP="2DDE5CC0" w:rsidRDefault="6C004676" w14:paraId="1EEE782B" w14:textId="28D05C79">
            <w:pPr>
              <w:jc w:val="left"/>
              <w:rPr>
                <w:rFonts w:ascii="Calibri" w:hAnsi="Calibri" w:cs="Times New Roman" w:asciiTheme="majorAscii" w:hAnsiTheme="majorAscii" w:cstheme="majorBidi"/>
                <w:color w:val="943634" w:themeColor="accent2" w:themeShade="BF"/>
                <w:sz w:val="22"/>
                <w:szCs w:val="22"/>
              </w:rPr>
            </w:pPr>
            <w:r>
              <w:rPr>
                <w:rFonts w:ascii="Calibri" w:hAnsi="Calibri"/>
                <w:sz w:val="22"/>
              </w:rPr>
              <w:t>DeploymentEvent__e for CRLP metadata deployments — low volume, config-change only</w:t>
            </w:r>
          </w:p>
        </w:tc>
      </w:tr>
      <w:tr w:rsidR="56647287" w:rsidTr="2DDE5CC0" w14:paraId="260ECE7D" w14:textId="77777777">
        <w:trPr>
          <w:trHeight w:val="300"/>
        </w:trPr>
        <w:tc>
          <w:tcPr>
            <w:tcW w:w="226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56647287" w:rsidP="2DDE5CC0" w:rsidRDefault="091982F3" w14:paraId="25CDF70B" w14:textId="5F46A56A">
            <w:pPr>
              <w:pBdr>
                <w:top w:val="nil" w:color="FF000000" w:sz="0" w:space="0"/>
                <w:left w:val="nil" w:color="FF000000" w:sz="0" w:space="0"/>
                <w:bottom w:val="nil" w:color="FF000000" w:sz="0" w:space="0"/>
                <w:right w:val="nil" w:color="FF000000" w:sz="0" w:space="0"/>
                <w:between w:val="nil" w:color="FF000000" w:sz="0" w:space="0"/>
              </w:pBdr>
              <w:jc w:val="left"/>
              <w:rPr>
                <w:rFonts w:ascii="Calibri" w:hAnsi="Calibri" w:cs="Times New Roman" w:asciiTheme="majorAscii" w:hAnsiTheme="majorAscii" w:cstheme="majorBidi"/>
                <w:color w:val="943634" w:themeColor="accent2" w:themeShade="BF"/>
                <w:sz w:val="22"/>
                <w:szCs w:val="22"/>
              </w:rPr>
            </w:pPr>
            <w:r w:rsidRPr="2DDE5CC0" w:rsidR="1EAABF12">
              <w:rPr>
                <w:rFonts w:ascii="Calibri" w:hAnsi="Calibri" w:cs="Times New Roman" w:asciiTheme="majorAscii" w:hAnsiTheme="majorAscii" w:cstheme="majorBidi"/>
                <w:color w:val="943634" w:themeColor="accent2" w:themeTint="FF" w:themeShade="BF"/>
                <w:sz w:val="22"/>
                <w:szCs w:val="22"/>
              </w:rPr>
              <w:t>Platform Events Delivered</w:t>
            </w:r>
            <w:r w:rsidRPr="2DDE5CC0" w:rsidR="3C6C190A">
              <w:rPr>
                <w:rFonts w:ascii="Calibri" w:hAnsi="Calibri" w:cs="Times New Roman" w:asciiTheme="majorAscii" w:hAnsiTheme="majorAscii" w:cstheme="majorBidi"/>
                <w:color w:val="943634" w:themeColor="accent2" w:themeTint="FF" w:themeShade="BF"/>
                <w:sz w:val="22"/>
                <w:szCs w:val="22"/>
              </w:rPr>
            </w:r>
            <w:r w:rsidRPr="2DDE5CC0" w:rsidR="1EAABF12">
              <w:rPr>
                <w:rFonts w:ascii="Calibri" w:hAnsi="Calibri" w:cs="Times New Roman" w:asciiTheme="majorAscii" w:hAnsiTheme="majorAscii" w:cstheme="majorBidi"/>
                <w:color w:val="943634" w:themeColor="accent2" w:themeTint="FF" w:themeShade="BF"/>
                <w:sz w:val="22"/>
                <w:szCs w:val="22"/>
              </w:rPr>
            </w:r>
            <w:r w:rsidRPr="2DDE5CC0" w:rsidR="688F0254">
              <w:rPr>
                <w:rFonts w:ascii="Calibri" w:hAnsi="Calibri" w:cs="Times New Roman" w:asciiTheme="majorAscii" w:hAnsiTheme="majorAscii" w:cstheme="majorBidi"/>
                <w:color w:val="943634" w:themeColor="accent2" w:themeTint="FF" w:themeShade="BF"/>
                <w:sz w:val="22"/>
                <w:szCs w:val="22"/>
              </w:rPr>
            </w:r>
          </w:p>
        </w:tc>
        <w:tc>
          <w:tcPr>
            <w:tcW w:w="3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89D80F" w:rsidP="6C004676" w:rsidRDefault="6389D80F" w14:paraId="0CC24144" w14:textId="18E163AA">
            <w:pPr>
              <w:jc w:val="center"/>
              <w:rPr>
                <w:rFonts w:asciiTheme="majorHAnsi" w:hAnsiTheme="majorHAnsi" w:cstheme="majorBidi"/>
                <w:color w:val="943634" w:themeColor="accent2" w:themeShade="BF"/>
                <w:sz w:val="22"/>
                <w:szCs w:val="22"/>
              </w:rPr>
            </w:pPr>
            <w:r w:rsidRPr="6C004676">
              <w:rPr>
                <w:rFonts w:asciiTheme="majorHAnsi" w:hAnsiTheme="majorHAnsi" w:cstheme="majorBidi" w:ascii="Calibri" w:hAnsi="Calibri"/>
                <w:color w:val="943634" w:themeColor="accent2" w:themeShade="BF"/>
                <w:sz w:val="22"/>
                <w:szCs w:val="22"/>
              </w:rPr>
              <w:t>1K/24 hrs (peak)</w:t>
            </w:r>
            <w:r w:rsidRPr="6C004676" w:rsidR="5B5D9FE4">
              <w:rPr>
                <w:rFonts w:asciiTheme="majorHAnsi" w:hAnsiTheme="majorHAnsi" w:cstheme="majorBidi" w:ascii="Calibri" w:hAnsi="Calibri"/>
                <w:color w:val="943634" w:themeColor="accent2" w:themeShade="BF"/>
                <w:sz w:val="22"/>
                <w:szCs w:val="22"/>
              </w:rPr>
            </w:r>
            <w:r w:rsidRPr="6C004676">
              <w:rPr>
                <w:rFonts w:asciiTheme="majorHAnsi" w:hAnsiTheme="majorHAnsi" w:cstheme="majorBidi" w:ascii="Calibri" w:hAnsi="Calibri"/>
                <w:color w:val="943634" w:themeColor="accent2" w:themeShade="BF"/>
                <w:sz w:val="22"/>
                <w:szCs w:val="22"/>
              </w:rPr>
            </w:r>
            <w:r w:rsidRPr="6C004676" w:rsidR="52BDE3EE">
              <w:rPr>
                <w:rFonts w:asciiTheme="majorHAnsi" w:hAnsiTheme="majorHAnsi" w:cstheme="majorBidi" w:ascii="Calibri" w:hAnsi="Calibri"/>
                <w:color w:val="943634" w:themeColor="accent2" w:themeShade="BF"/>
                <w:sz w:val="22"/>
                <w:szCs w:val="22"/>
              </w:rPr>
            </w:r>
            <w:r w:rsidRPr="6C004676">
              <w:rPr>
                <w:rFonts w:asciiTheme="majorHAnsi" w:hAnsiTheme="majorHAnsi" w:cstheme="majorBidi" w:ascii="Calibri" w:hAnsi="Calibri"/>
                <w:color w:val="943634" w:themeColor="accent2" w:themeShade="BF"/>
                <w:sz w:val="22"/>
                <w:szCs w:val="22"/>
              </w:rPr>
            </w:r>
          </w:p>
        </w:tc>
        <w:tc>
          <w:tcPr>
            <w:tcW w:w="354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140DD181" w:rsidP="2DDE5CC0" w:rsidRDefault="140DD181" w14:paraId="36E3954A" w14:textId="7A9CC09C">
            <w:pPr>
              <w:jc w:val="left"/>
              <w:rPr>
                <w:rFonts w:ascii="Calibri" w:hAnsi="Calibri" w:cs="Times New Roman" w:asciiTheme="majorAscii" w:hAnsiTheme="majorAscii" w:cstheme="majorBidi"/>
                <w:color w:val="943634" w:themeColor="accent2" w:themeShade="BF"/>
                <w:sz w:val="22"/>
                <w:szCs w:val="22"/>
              </w:rPr>
            </w:pPr>
            <w:r w:rsidRPr="2DDE5CC0" w:rsidR="48D22567">
              <w:rPr>
                <w:rFonts w:ascii="Calibri" w:hAnsi="Calibri" w:cs="Times New Roman" w:asciiTheme="majorAscii" w:hAnsiTheme="majorAscii" w:cstheme="majorBidi"/>
                <w:color w:val="943634" w:themeColor="accent2" w:themeTint="FF" w:themeShade="BF"/>
                <w:sz w:val="22"/>
                <w:szCs w:val="22"/>
              </w:rPr>
              <w:t>Single subscriber (CRLP engine) per DeploymentEvent__e</w:t>
            </w:r>
          </w:p>
        </w:tc>
      </w:tr>
      <w:tr w:rsidR="56647287" w:rsidTr="2DDE5CC0" w14:paraId="670F46D1" w14:textId="77777777">
        <w:trPr>
          <w:trHeight w:val="300"/>
        </w:trPr>
        <w:tc>
          <w:tcPr>
            <w:tcW w:w="226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7EB53F49" w:rsidP="2DDE5CC0" w:rsidRDefault="44E9257C" w14:paraId="44515DDF" w14:textId="2981E4A3">
            <w:pPr>
              <w:pStyle w:val="paragraph"/>
              <w:spacing w:before="0" w:beforeAutospacing="off" w:after="0" w:afterAutospacing="off"/>
              <w:jc w:val="left"/>
              <w:rPr>
                <w:rFonts w:ascii="Calibri" w:hAnsi="Calibri" w:cs="Times New Roman" w:asciiTheme="majorAscii" w:hAnsiTheme="majorAscii" w:cstheme="majorBidi"/>
                <w:color w:val="943634" w:themeColor="accent2" w:themeShade="BF"/>
                <w:sz w:val="22"/>
                <w:szCs w:val="22"/>
              </w:rPr>
            </w:pPr>
            <w:r w:rsidRPr="2DDE5CC0" w:rsidR="2C778ACB">
              <w:rPr>
                <w:rFonts w:ascii="Calibri" w:hAnsi="Calibri" w:cs="Times New Roman" w:asciiTheme="majorAscii" w:hAnsiTheme="majorAscii" w:cstheme="majorBidi"/>
                <w:color w:val="943634" w:themeColor="accent2" w:themeTint="FF" w:themeShade="BF"/>
                <w:sz w:val="22"/>
                <w:szCs w:val="22"/>
              </w:rPr>
              <w:t>API Calls</w:t>
            </w:r>
            <w:r w:rsidRPr="2DDE5CC0" w:rsidR="1D9574A7">
              <w:rPr>
                <w:rFonts w:ascii="Calibri" w:hAnsi="Calibri" w:cs="Times New Roman" w:asciiTheme="majorAscii" w:hAnsiTheme="majorAscii" w:cstheme="majorBidi"/>
                <w:color w:val="943634" w:themeColor="accent2" w:themeTint="FF" w:themeShade="BF"/>
                <w:sz w:val="22"/>
                <w:szCs w:val="22"/>
              </w:rPr>
            </w:r>
            <w:r w:rsidRPr="2DDE5CC0" w:rsidR="08C9A925">
              <w:rPr>
                <w:rFonts w:ascii="Calibri" w:hAnsi="Calibri" w:cs="Times New Roman" w:asciiTheme="majorAscii" w:hAnsiTheme="majorAscii" w:cstheme="majorBidi"/>
                <w:color w:val="943634" w:themeColor="accent2" w:themeTint="FF" w:themeShade="BF"/>
                <w:sz w:val="22"/>
                <w:szCs w:val="22"/>
              </w:rPr>
            </w:r>
          </w:p>
        </w:tc>
        <w:tc>
          <w:tcPr>
            <w:tcW w:w="35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69170FA2" w:rsidP="6C004676" w:rsidRDefault="69170FA2" w14:paraId="29FECC0D" w14:textId="685E9A8E">
            <w:pPr>
              <w:jc w:val="center"/>
              <w:rPr>
                <w:rFonts w:asciiTheme="majorHAnsi" w:hAnsiTheme="majorHAnsi" w:cstheme="majorBidi"/>
                <w:color w:val="943634" w:themeColor="accent2" w:themeShade="BF"/>
                <w:sz w:val="22"/>
                <w:szCs w:val="22"/>
              </w:rPr>
            </w:pPr>
            <w:r w:rsidRPr="6C004676">
              <w:rPr>
                <w:rFonts w:asciiTheme="majorHAnsi" w:hAnsiTheme="majorHAnsi" w:cstheme="majorBidi" w:ascii="Calibri" w:hAnsi="Calibri"/>
                <w:color w:val="943634" w:themeColor="accent2" w:themeShade="BF"/>
                <w:sz w:val="22"/>
                <w:szCs w:val="22"/>
              </w:rPr>
              <w:t>5,000/24 hrs (peak)</w:t>
            </w:r>
            <w:r w:rsidRPr="6C004676" w:rsidR="153143C8">
              <w:rPr>
                <w:rFonts w:asciiTheme="majorHAnsi" w:hAnsiTheme="majorHAnsi" w:cstheme="majorBidi" w:ascii="Calibri" w:hAnsi="Calibri"/>
                <w:color w:val="943634" w:themeColor="accent2" w:themeShade="BF"/>
                <w:sz w:val="22"/>
                <w:szCs w:val="22"/>
              </w:rPr>
            </w:r>
            <w:r w:rsidRPr="6C004676" w:rsidR="776CAB1E">
              <w:rPr>
                <w:rFonts w:asciiTheme="majorHAnsi" w:hAnsiTheme="majorHAnsi" w:cstheme="majorBidi" w:ascii="Calibri" w:hAnsi="Calibri"/>
                <w:color w:val="943634" w:themeColor="accent2" w:themeShade="BF"/>
                <w:sz w:val="22"/>
                <w:szCs w:val="22"/>
              </w:rPr>
            </w:r>
            <w:r w:rsidRPr="6C004676">
              <w:rPr>
                <w:rFonts w:asciiTheme="majorHAnsi" w:hAnsiTheme="majorHAnsi" w:cstheme="majorBidi" w:ascii="Calibri" w:hAnsi="Calibri"/>
                <w:color w:val="943634" w:themeColor="accent2" w:themeShade="BF"/>
                <w:sz w:val="22"/>
                <w:szCs w:val="22"/>
              </w:rPr>
            </w:r>
          </w:p>
        </w:tc>
        <w:tc>
          <w:tcPr>
            <w:tcW w:w="354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cPr>
          <w:p w:rsidR="0B073C76" w:rsidP="2DDE5CC0" w:rsidRDefault="0B073C76" w14:paraId="03E30DC6" w14:textId="593A7D62">
            <w:pPr>
              <w:jc w:val="left"/>
              <w:rPr>
                <w:rFonts w:ascii="Calibri" w:hAnsi="Calibri" w:cs="Times New Roman" w:asciiTheme="majorAscii" w:hAnsiTheme="majorAscii" w:cstheme="majorBidi"/>
                <w:color w:val="943634" w:themeColor="accent2" w:themeShade="BF"/>
                <w:sz w:val="22"/>
                <w:szCs w:val="22"/>
              </w:rPr>
            </w:pPr>
            <w:r w:rsidRPr="2DDE5CC0" w:rsidR="6F84C44C">
              <w:rPr>
                <w:rFonts w:ascii="Calibri" w:hAnsi="Calibri" w:cs="Times New Roman" w:asciiTheme="majorAscii" w:hAnsiTheme="majorAscii" w:cstheme="majorBidi"/>
                <w:color w:val="943634" w:themeColor="accent2" w:themeTint="FF" w:themeShade="BF"/>
                <w:sz w:val="22"/>
                <w:szCs w:val="22"/>
              </w:rPr>
              <w:t>Outbound calls to Elevate, SmartyStreets, Google Geo, Cicero APIs during batch address verification and recurring donation processing</w:t>
            </w:r>
          </w:p>
        </w:tc>
      </w:tr>
    </w:tbl>
    <w:p w:rsidR="6C004676" w:rsidP="6C004676" w:rsidRDefault="6C004676" w14:paraId="680E87AE" w14:textId="4184C739">
      <w:pPr>
        <w:ind w:left="720"/>
        <w:rPr>
          <w:rFonts w:asciiTheme="majorHAnsi" w:hAnsiTheme="majorHAnsi" w:eastAsiaTheme="majorEastAsia" w:cstheme="majorBidi"/>
        </w:rPr>
      </w:pPr>
    </w:p>
    <w:p w:rsidR="6C004676" w:rsidP="6C004676" w:rsidRDefault="6C004676" w14:paraId="4F93CA8E" w14:textId="4B2C0FCD">
      <w:pPr>
        <w:ind w:left="720"/>
        <w:rPr>
          <w:rFonts w:asciiTheme="majorHAnsi" w:hAnsiTheme="majorHAnsi" w:eastAsiaTheme="majorEastAsia" w:cstheme="majorBidi"/>
        </w:rPr>
      </w:pPr>
    </w:p>
    <w:p w:rsidR="74C1719C" w:rsidP="6C004676" w:rsidRDefault="74C1719C" w14:paraId="3716AFE3" w14:textId="1BED1EC9">
      <w:pPr>
        <w:ind w:left="720"/>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Reference</w:t>
      </w:r>
      <w:r w:rsidRPr="6C004676" w:rsidR="260F5D81">
        <w:rPr>
          <w:rFonts w:asciiTheme="majorHAnsi" w:hAnsiTheme="majorHAnsi" w:eastAsiaTheme="majorEastAsia" w:cstheme="majorBidi"/>
          <w:sz w:val="22"/>
          <w:szCs w:val="22"/>
        </w:rPr>
        <w:t>s</w:t>
      </w:r>
      <w:r w:rsidRPr="6C004676">
        <w:rPr>
          <w:rFonts w:asciiTheme="majorHAnsi" w:hAnsiTheme="majorHAnsi" w:eastAsiaTheme="majorEastAsia" w:cstheme="majorBidi"/>
          <w:sz w:val="22"/>
          <w:szCs w:val="22"/>
        </w:rPr>
        <w:t xml:space="preserve">: </w:t>
      </w:r>
    </w:p>
    <w:p w:rsidR="0031B9D7" w:rsidP="6C004676" w:rsidRDefault="0031B9D7" w14:paraId="031A1FB2" w14:textId="0993B072">
      <w:pPr>
        <w:pStyle w:val="ListParagraph"/>
        <w:numPr>
          <w:ilvl w:val="0"/>
          <w:numId w:val="19"/>
        </w:numPr>
        <w:rPr>
          <w:rFonts w:asciiTheme="majorHAnsi" w:hAnsiTheme="majorHAnsi" w:eastAsiaTheme="majorEastAsia" w:cstheme="majorBidi"/>
          <w:sz w:val="22"/>
          <w:szCs w:val="22"/>
        </w:rPr>
      </w:pPr>
      <w:hyperlink r:id="rId37">
        <w:r w:rsidRPr="6C004676">
          <w:rPr>
            <w:rStyle w:val="Hyperlink"/>
            <w:rFonts w:asciiTheme="majorHAnsi" w:hAnsiTheme="majorHAnsi" w:eastAsiaTheme="majorEastAsia" w:cstheme="majorBidi"/>
            <w:sz w:val="22"/>
            <w:szCs w:val="22"/>
          </w:rPr>
          <w:t>Architecture guidelines for User Profiles and Permissions</w:t>
        </w:r>
      </w:hyperlink>
    </w:p>
    <w:p w:rsidR="0EF0AE55" w:rsidP="6C004676" w:rsidRDefault="0EF0AE55" w14:paraId="7B3CD768" w14:textId="001484BC">
      <w:pPr>
        <w:pStyle w:val="ListParagraph"/>
        <w:numPr>
          <w:ilvl w:val="0"/>
          <w:numId w:val="19"/>
        </w:numPr>
        <w:pBdr>
          <w:top w:val="nil"/>
          <w:left w:val="nil"/>
          <w:bottom w:val="nil"/>
          <w:right w:val="nil"/>
          <w:between w:val="nil"/>
        </w:pBdr>
        <w:rPr>
          <w:rFonts w:asciiTheme="majorHAnsi" w:hAnsiTheme="majorHAnsi" w:eastAsiaTheme="majorEastAsia" w:cstheme="majorBidi"/>
          <w:sz w:val="22"/>
          <w:szCs w:val="22"/>
        </w:rPr>
      </w:pPr>
      <w:hyperlink r:id="rId38">
        <w:r w:rsidRPr="6C004676">
          <w:rPr>
            <w:rStyle w:val="Hyperlink"/>
            <w:rFonts w:asciiTheme="majorHAnsi" w:hAnsiTheme="majorHAnsi" w:eastAsiaTheme="majorEastAsia" w:cstheme="majorBidi"/>
            <w:sz w:val="22"/>
            <w:szCs w:val="22"/>
          </w:rPr>
          <w:t>Salesforce org Data Storage Resources</w:t>
        </w:r>
      </w:hyperlink>
    </w:p>
    <w:p w:rsidR="0EF0AE55" w:rsidP="6C004676" w:rsidRDefault="0EF0AE55" w14:paraId="5C022CBE" w14:textId="59F58EEE">
      <w:pPr>
        <w:pStyle w:val="ListParagraph"/>
        <w:numPr>
          <w:ilvl w:val="0"/>
          <w:numId w:val="19"/>
        </w:numPr>
        <w:pBdr>
          <w:top w:val="nil"/>
          <w:left w:val="nil"/>
          <w:bottom w:val="nil"/>
          <w:right w:val="nil"/>
          <w:between w:val="nil"/>
        </w:pBdr>
        <w:rPr>
          <w:rFonts w:asciiTheme="majorHAnsi" w:hAnsiTheme="majorHAnsi" w:eastAsiaTheme="majorEastAsia" w:cstheme="majorBidi"/>
          <w:sz w:val="22"/>
          <w:szCs w:val="22"/>
        </w:rPr>
      </w:pPr>
      <w:hyperlink r:id="rId39">
        <w:r w:rsidRPr="6C004676">
          <w:rPr>
            <w:rStyle w:val="Hyperlink"/>
            <w:rFonts w:asciiTheme="majorHAnsi" w:hAnsiTheme="majorHAnsi" w:eastAsiaTheme="majorEastAsia" w:cstheme="majorBidi"/>
            <w:sz w:val="22"/>
            <w:szCs w:val="22"/>
          </w:rPr>
          <w:t>Calculate data storage size</w:t>
        </w:r>
      </w:hyperlink>
    </w:p>
    <w:p w:rsidR="7E3796F2" w:rsidP="6C004676" w:rsidRDefault="7E3796F2" w14:paraId="3175CFBE" w14:textId="5680C9F1">
      <w:pPr>
        <w:pStyle w:val="ListParagraph"/>
        <w:numPr>
          <w:ilvl w:val="0"/>
          <w:numId w:val="19"/>
        </w:numPr>
        <w:pBdr>
          <w:top w:val="nil"/>
          <w:left w:val="nil"/>
          <w:bottom w:val="nil"/>
          <w:right w:val="nil"/>
          <w:between w:val="nil"/>
        </w:pBdr>
        <w:rPr>
          <w:rFonts w:asciiTheme="majorHAnsi" w:hAnsiTheme="majorHAnsi" w:eastAsiaTheme="majorEastAsia" w:cstheme="majorBidi"/>
          <w:sz w:val="22"/>
          <w:szCs w:val="22"/>
        </w:rPr>
      </w:pPr>
      <w:hyperlink r:id="rId40">
        <w:r w:rsidRPr="6C004676">
          <w:rPr>
            <w:rStyle w:val="Hyperlink"/>
            <w:rFonts w:asciiTheme="majorHAnsi" w:hAnsiTheme="majorHAnsi" w:eastAsiaTheme="majorEastAsia" w:cstheme="majorBidi"/>
            <w:sz w:val="22"/>
            <w:szCs w:val="22"/>
          </w:rPr>
          <w:t>Salesforce Licensing Overview</w:t>
        </w:r>
      </w:hyperlink>
    </w:p>
    <w:p w:rsidR="11E4D2CE" w:rsidP="6C004676" w:rsidRDefault="74C1719C" w14:paraId="619C6E1A" w14:textId="69BA6566">
      <w:pPr>
        <w:pStyle w:val="ListParagraph"/>
        <w:numPr>
          <w:ilvl w:val="0"/>
          <w:numId w:val="19"/>
        </w:numPr>
        <w:rPr>
          <w:rFonts w:asciiTheme="majorHAnsi" w:hAnsiTheme="majorHAnsi" w:eastAsiaTheme="majorEastAsia" w:cstheme="majorBidi"/>
          <w:sz w:val="22"/>
          <w:szCs w:val="22"/>
        </w:rPr>
      </w:pPr>
      <w:hyperlink r:id="rId41">
        <w:r w:rsidRPr="6C004676">
          <w:rPr>
            <w:rStyle w:val="Hyperlink"/>
            <w:rFonts w:asciiTheme="majorHAnsi" w:hAnsiTheme="majorHAnsi" w:eastAsiaTheme="majorEastAsia" w:cstheme="majorBidi"/>
            <w:sz w:val="22"/>
            <w:szCs w:val="22"/>
          </w:rPr>
          <w:t>VA DTC Salesforce License Management</w:t>
        </w:r>
      </w:hyperlink>
      <w:r w:rsidRPr="6C004676">
        <w:rPr>
          <w:rFonts w:asciiTheme="majorHAnsi" w:hAnsiTheme="majorHAnsi" w:eastAsiaTheme="majorEastAsia" w:cstheme="majorBidi"/>
          <w:sz w:val="22"/>
          <w:szCs w:val="22"/>
        </w:rPr>
        <w:t xml:space="preserve">, </w:t>
      </w:r>
    </w:p>
    <w:p w:rsidR="11E4D2CE" w:rsidP="6C004676" w:rsidRDefault="74C1719C" w14:paraId="7C804FC8" w14:textId="77777777">
      <w:pPr>
        <w:pStyle w:val="ListParagraph"/>
        <w:numPr>
          <w:ilvl w:val="0"/>
          <w:numId w:val="19"/>
        </w:numPr>
        <w:rPr>
          <w:rFonts w:asciiTheme="majorHAnsi" w:hAnsiTheme="majorHAnsi" w:eastAsiaTheme="majorEastAsia" w:cstheme="majorBidi"/>
          <w:sz w:val="22"/>
          <w:szCs w:val="22"/>
        </w:rPr>
      </w:pPr>
      <w:hyperlink r:id="rId42">
        <w:r w:rsidRPr="6C004676">
          <w:rPr>
            <w:rStyle w:val="Hyperlink"/>
            <w:rFonts w:asciiTheme="majorHAnsi" w:hAnsiTheme="majorHAnsi" w:eastAsiaTheme="majorEastAsia" w:cstheme="majorBidi"/>
            <w:sz w:val="22"/>
            <w:szCs w:val="22"/>
          </w:rPr>
          <w:t>DTC Salesforce: Features, Licenses and Usage</w:t>
        </w:r>
      </w:hyperlink>
      <w:r w:rsidRPr="6C004676">
        <w:rPr>
          <w:rFonts w:asciiTheme="majorHAnsi" w:hAnsiTheme="majorHAnsi" w:eastAsiaTheme="majorEastAsia" w:cstheme="majorBidi"/>
          <w:sz w:val="22"/>
          <w:szCs w:val="22"/>
        </w:rPr>
        <w:t xml:space="preserve">, </w:t>
      </w:r>
    </w:p>
    <w:p w:rsidR="11E4D2CE" w:rsidP="6C004676" w:rsidRDefault="74C1719C" w14:paraId="51D8E200" w14:textId="77777777">
      <w:pPr>
        <w:pStyle w:val="ListParagraph"/>
        <w:numPr>
          <w:ilvl w:val="0"/>
          <w:numId w:val="19"/>
        </w:numPr>
        <w:rPr>
          <w:rFonts w:asciiTheme="majorHAnsi" w:hAnsiTheme="majorHAnsi" w:eastAsiaTheme="majorEastAsia" w:cstheme="majorBidi"/>
          <w:sz w:val="22"/>
          <w:szCs w:val="22"/>
        </w:rPr>
      </w:pPr>
      <w:hyperlink r:id="rId43">
        <w:r w:rsidRPr="6C004676">
          <w:rPr>
            <w:rStyle w:val="Hyperlink"/>
            <w:rFonts w:asciiTheme="majorHAnsi" w:hAnsiTheme="majorHAnsi" w:eastAsiaTheme="majorEastAsia" w:cstheme="majorBidi"/>
            <w:sz w:val="22"/>
            <w:szCs w:val="22"/>
          </w:rPr>
          <w:t>VA Product Market Place</w:t>
        </w:r>
      </w:hyperlink>
      <w:r w:rsidRPr="6C004676">
        <w:rPr>
          <w:rFonts w:asciiTheme="majorHAnsi" w:hAnsiTheme="majorHAnsi" w:eastAsiaTheme="majorEastAsia" w:cstheme="majorBidi"/>
          <w:sz w:val="22"/>
          <w:szCs w:val="22"/>
        </w:rPr>
        <w:t xml:space="preserve"> </w:t>
      </w:r>
    </w:p>
    <w:p w:rsidR="00FE177D" w:rsidP="6C004676" w:rsidRDefault="74C1719C" w14:paraId="69B2F49B" w14:textId="1F915986">
      <w:pPr>
        <w:pStyle w:val="ListParagraph"/>
        <w:numPr>
          <w:ilvl w:val="0"/>
          <w:numId w:val="19"/>
        </w:numPr>
        <w:rPr>
          <w:rStyle w:val="Hyperlink"/>
          <w:rFonts w:asciiTheme="majorHAnsi" w:hAnsiTheme="majorHAnsi" w:eastAsiaTheme="majorEastAsia" w:cstheme="majorBidi"/>
          <w:color w:val="auto"/>
          <w:sz w:val="22"/>
          <w:szCs w:val="22"/>
          <w:u w:val="none"/>
        </w:rPr>
      </w:pPr>
      <w:hyperlink r:id="rId44">
        <w:r w:rsidRPr="6C004676">
          <w:rPr>
            <w:rStyle w:val="Hyperlink"/>
            <w:rFonts w:asciiTheme="majorHAnsi" w:hAnsiTheme="majorHAnsi" w:eastAsiaTheme="majorEastAsia" w:cstheme="majorBidi"/>
            <w:sz w:val="22"/>
            <w:szCs w:val="22"/>
          </w:rPr>
          <w:t>VA LCNC (Low-Code No-Code) Marketplace</w:t>
        </w:r>
      </w:hyperlink>
    </w:p>
    <w:p w:rsidR="00FE177D" w:rsidP="6C004676" w:rsidRDefault="00FE177D" w14:paraId="72D38D1F" w14:textId="786E8DF2"/>
    <w:p w:rsidR="00FE177D" w:rsidP="6C004676" w:rsidRDefault="00FE177D" w14:paraId="790361D9" w14:textId="4A2568E0"/>
    <w:p w:rsidR="00FE177D" w:rsidP="6C004676" w:rsidRDefault="213BF87B" w14:paraId="3E9ACE9B" w14:textId="0CD216CA">
      <w:r>
        <w:br w:type="page"/>
      </w:r>
    </w:p>
    <w:p w:rsidR="00FE177D" w:rsidP="6C004676" w:rsidRDefault="752F1B28" w14:paraId="39A42923" w14:textId="5AF10551">
      <w:pPr>
        <w:pStyle w:val="Heading2"/>
      </w:pPr>
      <w:r>
        <w:lastRenderedPageBreak/>
        <w:t>2.</w:t>
      </w:r>
      <w:r w:rsidR="29CC00E7">
        <w:t>9</w:t>
      </w:r>
      <w:r>
        <w:t xml:space="preserve"> Data Migration Strategy</w:t>
      </w:r>
    </w:p>
    <w:p w:rsidR="00FE177D" w:rsidP="6C004676" w:rsidRDefault="00FE177D" w14:paraId="49FDDD9D" w14:textId="2C9A0117">
      <w:pPr>
        <w:ind w:firstLine="720"/>
        <w:rPr>
          <w:rFonts w:asciiTheme="majorHAnsi" w:hAnsiTheme="majorHAnsi" w:eastAsiaTheme="majorEastAsia" w:cstheme="majorBidi"/>
        </w:rPr>
      </w:pPr>
    </w:p>
    <w:p w:rsidR="00FE177D" w:rsidP="6C004676" w:rsidRDefault="752F1B28" w14:paraId="556C4B1D" w14:textId="08A33C00">
      <w:pPr>
        <w:ind w:left="720"/>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Guidance: If data migration</w:t>
      </w:r>
      <w:r w:rsidRPr="6C004676" w:rsidR="565FB163">
        <w:rPr>
          <w:rFonts w:asciiTheme="majorHAnsi" w:hAnsiTheme="majorHAnsi" w:eastAsiaTheme="majorEastAsia" w:cstheme="majorBidi"/>
          <w:sz w:val="22"/>
          <w:szCs w:val="22"/>
        </w:rPr>
        <w:t xml:space="preserve"> is required</w:t>
      </w:r>
      <w:r w:rsidRPr="6C004676">
        <w:rPr>
          <w:rFonts w:asciiTheme="majorHAnsi" w:hAnsiTheme="majorHAnsi" w:eastAsiaTheme="majorEastAsia" w:cstheme="majorBidi"/>
          <w:sz w:val="22"/>
          <w:szCs w:val="22"/>
        </w:rPr>
        <w:t>, explain the tooling that you will use</w:t>
      </w:r>
      <w:r w:rsidRPr="6C004676" w:rsidR="59A74A25">
        <w:rPr>
          <w:rFonts w:asciiTheme="majorHAnsi" w:hAnsiTheme="majorHAnsi" w:eastAsiaTheme="majorEastAsia" w:cstheme="majorBidi"/>
          <w:sz w:val="22"/>
          <w:szCs w:val="22"/>
        </w:rPr>
        <w:t>, such as</w:t>
      </w:r>
      <w:r w:rsidRPr="6C004676" w:rsidR="5B06BC66">
        <w:rPr>
          <w:rFonts w:asciiTheme="majorHAnsi" w:hAnsiTheme="majorHAnsi" w:eastAsiaTheme="majorEastAsia" w:cstheme="majorBidi"/>
          <w:sz w:val="22"/>
          <w:szCs w:val="22"/>
        </w:rPr>
        <w:t xml:space="preserve"> </w:t>
      </w:r>
      <w:r w:rsidRPr="6C004676" w:rsidR="59A74A25">
        <w:rPr>
          <w:rFonts w:asciiTheme="majorHAnsi" w:hAnsiTheme="majorHAnsi" w:eastAsiaTheme="majorEastAsia" w:cstheme="majorBidi"/>
          <w:sz w:val="22"/>
          <w:szCs w:val="22"/>
        </w:rPr>
        <w:t xml:space="preserve">integrations or </w:t>
      </w:r>
      <w:r w:rsidRPr="6C004676">
        <w:rPr>
          <w:rFonts w:asciiTheme="majorHAnsi" w:hAnsiTheme="majorHAnsi" w:eastAsiaTheme="majorEastAsia" w:cstheme="majorBidi"/>
          <w:sz w:val="22"/>
          <w:szCs w:val="22"/>
        </w:rPr>
        <w:t>Data Loader</w:t>
      </w:r>
      <w:r w:rsidRPr="6C004676" w:rsidR="7AFC505B">
        <w:rPr>
          <w:rFonts w:asciiTheme="majorHAnsi" w:hAnsiTheme="majorHAnsi" w:eastAsiaTheme="majorEastAsia" w:cstheme="majorBidi"/>
          <w:sz w:val="22"/>
          <w:szCs w:val="22"/>
        </w:rPr>
        <w:t>.</w:t>
      </w:r>
      <w:r w:rsidRPr="6C004676" w:rsidR="6DB42D17">
        <w:rPr>
          <w:rFonts w:asciiTheme="majorHAnsi" w:hAnsiTheme="majorHAnsi" w:eastAsiaTheme="majorEastAsia" w:cstheme="majorBidi"/>
          <w:sz w:val="22"/>
          <w:szCs w:val="22"/>
        </w:rPr>
        <w:t xml:space="preserve"> Conside</w:t>
      </w:r>
      <w:r w:rsidRPr="6C004676" w:rsidR="28DC1BA1">
        <w:rPr>
          <w:rFonts w:asciiTheme="majorHAnsi" w:hAnsiTheme="majorHAnsi" w:eastAsiaTheme="majorEastAsia" w:cstheme="majorBidi"/>
          <w:sz w:val="22"/>
          <w:szCs w:val="22"/>
        </w:rPr>
        <w:t>r</w:t>
      </w:r>
      <w:r w:rsidRPr="6C004676">
        <w:rPr>
          <w:rFonts w:asciiTheme="majorHAnsi" w:hAnsiTheme="majorHAnsi" w:eastAsiaTheme="majorEastAsia" w:cstheme="majorBidi"/>
          <w:sz w:val="22"/>
          <w:szCs w:val="22"/>
        </w:rPr>
        <w:t xml:space="preserve"> the initial data load </w:t>
      </w:r>
      <w:r w:rsidRPr="6C004676" w:rsidR="39F71D84">
        <w:rPr>
          <w:rFonts w:asciiTheme="majorHAnsi" w:hAnsiTheme="majorHAnsi" w:eastAsiaTheme="majorEastAsia" w:cstheme="majorBidi"/>
          <w:sz w:val="22"/>
          <w:szCs w:val="22"/>
        </w:rPr>
        <w:t xml:space="preserve">and </w:t>
      </w:r>
      <w:r w:rsidRPr="6C004676">
        <w:rPr>
          <w:rFonts w:asciiTheme="majorHAnsi" w:hAnsiTheme="majorHAnsi" w:eastAsiaTheme="majorEastAsia" w:cstheme="majorBidi"/>
          <w:sz w:val="22"/>
          <w:szCs w:val="22"/>
        </w:rPr>
        <w:t>any ongoing requirements throughout the</w:t>
      </w:r>
      <w:r w:rsidRPr="6C004676" w:rsidR="20DCC728">
        <w:rPr>
          <w:rFonts w:asciiTheme="majorHAnsi" w:hAnsiTheme="majorHAnsi" w:eastAsiaTheme="majorEastAsia" w:cstheme="majorBidi"/>
          <w:sz w:val="22"/>
          <w:szCs w:val="22"/>
        </w:rPr>
        <w:t xml:space="preserve"> application </w:t>
      </w:r>
      <w:r w:rsidRPr="6C004676">
        <w:rPr>
          <w:rFonts w:asciiTheme="majorHAnsi" w:hAnsiTheme="majorHAnsi" w:eastAsiaTheme="majorEastAsia" w:cstheme="majorBidi"/>
          <w:sz w:val="22"/>
          <w:szCs w:val="22"/>
        </w:rPr>
        <w:t xml:space="preserve">lifecycle. </w:t>
      </w:r>
    </w:p>
    <w:p w:rsidR="00FE177D" w:rsidP="6C004676" w:rsidRDefault="00FE177D" w14:paraId="49B8709F" w14:textId="7DE61996">
      <w:pPr>
        <w:ind w:firstLine="720"/>
        <w:rPr>
          <w:rFonts w:asciiTheme="majorHAnsi" w:hAnsiTheme="majorHAnsi" w:eastAsiaTheme="majorEastAsia" w:cstheme="majorBidi"/>
          <w:sz w:val="22"/>
          <w:szCs w:val="22"/>
        </w:rPr>
      </w:pPr>
    </w:p>
    <w:p w:rsidR="00FE177D" w:rsidP="6C004676" w:rsidRDefault="752F1B28" w14:paraId="6D41766A" w14:textId="39E35F0C">
      <w:pPr>
        <w:ind w:left="720"/>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 xml:space="preserve">The </w:t>
      </w:r>
      <w:r w:rsidRPr="6C004676" w:rsidR="20D77C7A">
        <w:rPr>
          <w:rFonts w:asciiTheme="majorHAnsi" w:hAnsiTheme="majorHAnsi" w:eastAsiaTheme="majorEastAsia" w:cstheme="majorBidi"/>
          <w:sz w:val="22"/>
          <w:szCs w:val="22"/>
        </w:rPr>
        <w:t xml:space="preserve">data migration </w:t>
      </w:r>
      <w:r w:rsidRPr="6C004676">
        <w:rPr>
          <w:rFonts w:asciiTheme="majorHAnsi" w:hAnsiTheme="majorHAnsi" w:eastAsiaTheme="majorEastAsia" w:cstheme="majorBidi"/>
          <w:sz w:val="22"/>
          <w:szCs w:val="22"/>
        </w:rPr>
        <w:t>solution needs to be developed and tested by the System Integrator</w:t>
      </w:r>
      <w:r w:rsidRPr="6C004676" w:rsidR="0A7D2FBF">
        <w:rPr>
          <w:rFonts w:asciiTheme="majorHAnsi" w:hAnsiTheme="majorHAnsi" w:eastAsiaTheme="majorEastAsia" w:cstheme="majorBidi"/>
          <w:sz w:val="22"/>
          <w:szCs w:val="22"/>
        </w:rPr>
        <w:t xml:space="preserve"> in non-production environments</w:t>
      </w:r>
      <w:r w:rsidRPr="6C004676" w:rsidR="7D1B7CB0">
        <w:rPr>
          <w:rFonts w:asciiTheme="majorHAnsi" w:hAnsiTheme="majorHAnsi" w:eastAsiaTheme="majorEastAsia" w:cstheme="majorBidi"/>
          <w:sz w:val="22"/>
          <w:szCs w:val="22"/>
        </w:rPr>
        <w:t xml:space="preserve">. </w:t>
      </w:r>
      <w:r w:rsidRPr="6C004676" w:rsidR="076A3628">
        <w:rPr>
          <w:rFonts w:asciiTheme="majorHAnsi" w:hAnsiTheme="majorHAnsi" w:eastAsiaTheme="majorEastAsia" w:cstheme="majorBidi"/>
          <w:sz w:val="22"/>
          <w:szCs w:val="22"/>
        </w:rPr>
        <w:t>For application enhancements or modifications, ensure that data migration solutions</w:t>
      </w:r>
      <w:r w:rsidRPr="6C004676">
        <w:rPr>
          <w:rFonts w:asciiTheme="majorHAnsi" w:hAnsiTheme="majorHAnsi" w:eastAsiaTheme="majorEastAsia" w:cstheme="majorBidi"/>
          <w:sz w:val="22"/>
          <w:szCs w:val="22"/>
        </w:rPr>
        <w:t xml:space="preserve"> </w:t>
      </w:r>
      <w:r w:rsidRPr="6C004676" w:rsidR="014776C6">
        <w:rPr>
          <w:rFonts w:asciiTheme="majorHAnsi" w:hAnsiTheme="majorHAnsi" w:eastAsiaTheme="majorEastAsia" w:cstheme="majorBidi"/>
          <w:sz w:val="22"/>
          <w:szCs w:val="22"/>
        </w:rPr>
        <w:t xml:space="preserve">are updated as necessary to </w:t>
      </w:r>
      <w:r w:rsidRPr="6C004676">
        <w:rPr>
          <w:rFonts w:asciiTheme="majorHAnsi" w:hAnsiTheme="majorHAnsi" w:eastAsiaTheme="majorEastAsia" w:cstheme="majorBidi"/>
          <w:sz w:val="22"/>
          <w:szCs w:val="22"/>
        </w:rPr>
        <w:t>remain fully functional and effective.</w:t>
      </w:r>
    </w:p>
    <w:p w:rsidR="00FE177D" w:rsidP="6C004676" w:rsidRDefault="00FE177D" w14:paraId="2A124690" w14:textId="0A77D6DA">
      <w:pPr>
        <w:ind w:firstLine="720"/>
        <w:rPr>
          <w:rFonts w:asciiTheme="majorHAnsi" w:hAnsiTheme="majorHAnsi" w:eastAsiaTheme="majorEastAsia" w:cstheme="majorBidi"/>
        </w:rPr>
      </w:pPr>
    </w:p>
    <w:p w:rsidR="00FE177D" w:rsidP="6C004676" w:rsidRDefault="752F1B28" w14:paraId="75A61E6A" w14:textId="77777777">
      <w:pPr>
        <w:pStyle w:val="Response"/>
        <w:rPr>
          <w:rFonts w:eastAsia="Arial"/>
        </w:rPr>
      </w:pPr>
      <w:r>
        <w:t xml:space="preserve">Response: NPSP provides the Batch Data Import (BDI) framework for data migration. The BDI engine maps flat staging records (DataImport__c) to complex object graphs including Contacts, Accounts, Opportunities, Payments, and Allocations. Migration tooling includes: BDI_DataImport_BATCH for processing, configurable field mappings via Data_Import_Field_Mapping__mdt, and dry-run validation mode. For large-scale migrations, CumulusCI provides dataset loading via SQL/YAML definitions. Detailed migration planning is </w:t>
      </w:r>
      <w:r>
        <w:rPr>
          <w:color w:val="FF0000"/>
        </w:rPr>
        <w:t>TBD</w:t>
      </w:r>
      <w:r>
        <w:t xml:space="preserve"> pending specific source system analysis.</w:t>
      </w:r>
    </w:p>
    <w:p w:rsidR="00FE177D" w:rsidP="6C004676" w:rsidRDefault="752F1B28" w14:paraId="26DEBC2D" w14:textId="331DF86F">
      <w:pP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color w:val="943634" w:themeColor="accent2" w:themeShade="BF"/>
          <w:sz w:val="22"/>
          <w:szCs w:val="22"/>
        </w:rPr>
        <w:t>&lt;</w:t>
      </w:r>
      <w:r w:rsidRPr="6C004676" w:rsidR="560210D9">
        <w:rPr>
          <w:rFonts w:asciiTheme="majorHAnsi" w:hAnsiTheme="majorHAnsi" w:eastAsiaTheme="majorEastAsia" w:cstheme="majorBidi"/>
          <w:color w:val="943634" w:themeColor="accent2" w:themeShade="BF"/>
          <w:sz w:val="22"/>
          <w:szCs w:val="22"/>
        </w:rPr>
        <w:t>There is a requirement for an initial load of legacy claim data</w:t>
      </w:r>
      <w:r w:rsidRPr="6C004676">
        <w:rPr>
          <w:rFonts w:asciiTheme="majorHAnsi" w:hAnsiTheme="majorHAnsi" w:eastAsiaTheme="majorEastAsia" w:cstheme="majorBidi"/>
          <w:color w:val="943634" w:themeColor="accent2" w:themeShade="BF"/>
          <w:sz w:val="22"/>
          <w:szCs w:val="22"/>
        </w:rPr>
        <w:t>.</w:t>
      </w:r>
      <w:r w:rsidRPr="6C004676" w:rsidR="0214A134">
        <w:rPr>
          <w:rFonts w:asciiTheme="majorHAnsi" w:hAnsiTheme="majorHAnsi" w:eastAsiaTheme="majorEastAsia" w:cstheme="majorBidi"/>
          <w:color w:val="943634" w:themeColor="accent2" w:themeShade="BF"/>
          <w:sz w:val="22"/>
          <w:szCs w:val="22"/>
        </w:rPr>
        <w:t xml:space="preserve"> No ongoing data migration is needed. A one-time integration will be developed using </w:t>
      </w:r>
      <w:r w:rsidRPr="6C004676" w:rsidR="17EADDCE">
        <w:rPr>
          <w:rFonts w:asciiTheme="majorHAnsi" w:hAnsiTheme="majorHAnsi" w:eastAsiaTheme="majorEastAsia" w:cstheme="majorBidi"/>
          <w:color w:val="943634" w:themeColor="accent2" w:themeShade="BF"/>
          <w:sz w:val="22"/>
          <w:szCs w:val="22"/>
        </w:rPr>
        <w:t>MuleSoft and tested in sandboxes</w:t>
      </w:r>
      <w:r w:rsidRPr="6C004676" w:rsidR="1CFE74EA">
        <w:rPr>
          <w:rFonts w:asciiTheme="majorHAnsi" w:hAnsiTheme="majorHAnsi" w:eastAsiaTheme="majorEastAsia" w:cstheme="majorBidi"/>
          <w:color w:val="943634" w:themeColor="accent2" w:themeShade="BF"/>
          <w:sz w:val="22"/>
          <w:szCs w:val="22"/>
        </w:rPr>
        <w:t>.</w:t>
      </w:r>
      <w:r w:rsidRPr="6C004676" w:rsidR="18707D63">
        <w:rPr>
          <w:rFonts w:asciiTheme="majorHAnsi" w:hAnsiTheme="majorHAnsi" w:eastAsiaTheme="majorEastAsia" w:cstheme="majorBidi"/>
          <w:color w:val="943634" w:themeColor="accent2" w:themeShade="BF"/>
          <w:sz w:val="22"/>
          <w:szCs w:val="22"/>
        </w:rPr>
        <w:t xml:space="preserve"> Instructions will be provided for </w:t>
      </w:r>
      <w:r w:rsidRPr="6C004676" w:rsidR="64160BE8">
        <w:rPr>
          <w:rFonts w:asciiTheme="majorHAnsi" w:hAnsiTheme="majorHAnsi" w:eastAsiaTheme="majorEastAsia" w:cstheme="majorBidi"/>
          <w:color w:val="943634" w:themeColor="accent2" w:themeShade="BF"/>
          <w:sz w:val="22"/>
          <w:szCs w:val="22"/>
        </w:rPr>
        <w:t>running</w:t>
      </w:r>
      <w:r w:rsidRPr="6C004676" w:rsidR="18707D63">
        <w:rPr>
          <w:rFonts w:asciiTheme="majorHAnsi" w:hAnsiTheme="majorHAnsi" w:eastAsiaTheme="majorEastAsia" w:cstheme="majorBidi"/>
          <w:color w:val="943634" w:themeColor="accent2" w:themeShade="BF"/>
          <w:sz w:val="22"/>
          <w:szCs w:val="22"/>
        </w:rPr>
        <w:t xml:space="preserve"> the integration in production.</w:t>
      </w:r>
      <w:r w:rsidRPr="6C004676">
        <w:rPr>
          <w:rFonts w:asciiTheme="majorHAnsi" w:hAnsiTheme="majorHAnsi" w:eastAsiaTheme="majorEastAsia" w:cstheme="majorBidi"/>
          <w:color w:val="943634" w:themeColor="accent2" w:themeShade="BF"/>
          <w:sz w:val="22"/>
          <w:szCs w:val="22"/>
        </w:rPr>
        <w:t>&gt;</w:t>
      </w:r>
    </w:p>
    <w:p w:rsidR="00FE177D" w:rsidP="6C004676" w:rsidRDefault="752F1B28" w14:paraId="15ED059B" w14:textId="509E1D5B">
      <w:pP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color w:val="943634" w:themeColor="accent2" w:themeShade="BF"/>
          <w:sz w:val="22"/>
          <w:szCs w:val="22"/>
        </w:rPr>
        <w:t>Or</w:t>
      </w:r>
    </w:p>
    <w:p w:rsidR="00FE177D" w:rsidP="6C004676" w:rsidRDefault="752F1B28" w14:paraId="577A31B8" w14:textId="615994DB">
      <w:pP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color w:val="943634" w:themeColor="accent2" w:themeShade="BF"/>
          <w:sz w:val="22"/>
          <w:szCs w:val="22"/>
        </w:rPr>
        <w:t>&lt;</w:t>
      </w:r>
      <w:r w:rsidRPr="6C004676" w:rsidR="654E0417">
        <w:rPr>
          <w:rFonts w:asciiTheme="majorHAnsi" w:hAnsiTheme="majorHAnsi" w:eastAsiaTheme="majorEastAsia" w:cstheme="majorBidi"/>
          <w:color w:val="943634" w:themeColor="accent2" w:themeShade="BF"/>
          <w:sz w:val="22"/>
          <w:szCs w:val="22"/>
        </w:rPr>
        <w:t>T</w:t>
      </w:r>
      <w:r w:rsidRPr="6C004676">
        <w:rPr>
          <w:rFonts w:asciiTheme="majorHAnsi" w:hAnsiTheme="majorHAnsi" w:eastAsiaTheme="majorEastAsia" w:cstheme="majorBidi"/>
          <w:color w:val="943634" w:themeColor="accent2" w:themeShade="BF"/>
          <w:sz w:val="22"/>
          <w:szCs w:val="22"/>
        </w:rPr>
        <w:t>he application does not have a Data Migration requirement.&gt;</w:t>
      </w:r>
    </w:p>
    <w:p w:rsidR="00FE177D" w:rsidP="6C004676" w:rsidRDefault="00FE177D" w14:paraId="5111D7D7" w14:textId="6EC08CD0"/>
    <w:p w:rsidR="00FE177D" w:rsidP="6C004676" w:rsidRDefault="7061CBAC" w14:paraId="2125AFF3" w14:textId="175193A5">
      <w:pPr>
        <w:ind w:firstLine="720"/>
        <w:rPr>
          <w:rFonts w:asciiTheme="majorHAnsi" w:hAnsiTheme="majorHAnsi" w:eastAsiaTheme="majorEastAsia" w:cstheme="majorBidi"/>
          <w:highlight w:val="yellow"/>
        </w:rPr>
      </w:pPr>
      <w:r w:rsidRPr="6C004676">
        <w:rPr>
          <w:rFonts w:asciiTheme="majorHAnsi" w:hAnsiTheme="majorHAnsi" w:eastAsiaTheme="majorEastAsia" w:cstheme="majorBidi"/>
        </w:rPr>
        <w:t>Reference</w:t>
      </w:r>
      <w:r w:rsidRPr="6C004676" w:rsidR="7816DA4A">
        <w:rPr>
          <w:rFonts w:asciiTheme="majorHAnsi" w:hAnsiTheme="majorHAnsi" w:eastAsiaTheme="majorEastAsia" w:cstheme="majorBidi"/>
        </w:rPr>
        <w:t>s</w:t>
      </w:r>
      <w:r w:rsidRPr="6C004676">
        <w:rPr>
          <w:rFonts w:asciiTheme="majorHAnsi" w:hAnsiTheme="majorHAnsi" w:eastAsiaTheme="majorEastAsia" w:cstheme="majorBidi"/>
        </w:rPr>
        <w:t xml:space="preserve">: </w:t>
      </w:r>
    </w:p>
    <w:p w:rsidR="00FE177D" w:rsidP="6C004676" w:rsidRDefault="2AB04203" w14:paraId="647C12EC" w14:textId="7C9F531E">
      <w:pPr>
        <w:pStyle w:val="ListParagraph"/>
        <w:numPr>
          <w:ilvl w:val="0"/>
          <w:numId w:val="8"/>
        </w:numPr>
        <w:rPr>
          <w:rFonts w:asciiTheme="majorHAnsi" w:hAnsiTheme="majorHAnsi" w:eastAsiaTheme="majorEastAsia" w:cstheme="majorBidi"/>
        </w:rPr>
      </w:pPr>
      <w:hyperlink r:id="rId45">
        <w:r w:rsidRPr="6C004676">
          <w:rPr>
            <w:rStyle w:val="Hyperlink"/>
            <w:rFonts w:asciiTheme="majorHAnsi" w:hAnsiTheme="majorHAnsi" w:eastAsiaTheme="majorEastAsia" w:cstheme="majorBidi"/>
          </w:rPr>
          <w:t>Policy and SOP - Data Loader on Company Devices</w:t>
        </w:r>
      </w:hyperlink>
    </w:p>
    <w:p w:rsidR="00FE177D" w:rsidP="6C004676" w:rsidRDefault="1347FB4A" w14:paraId="7C036C22" w14:textId="607DE421">
      <w:pPr>
        <w:pStyle w:val="ListParagraph"/>
        <w:numPr>
          <w:ilvl w:val="0"/>
          <w:numId w:val="8"/>
        </w:numPr>
        <w:rPr>
          <w:rFonts w:asciiTheme="majorHAnsi" w:hAnsiTheme="majorHAnsi" w:eastAsiaTheme="majorEastAsia" w:cstheme="majorBidi"/>
        </w:rPr>
      </w:pPr>
      <w:hyperlink r:id="rId46">
        <w:r w:rsidRPr="6C004676">
          <w:rPr>
            <w:rStyle w:val="Hyperlink"/>
            <w:rFonts w:asciiTheme="majorHAnsi" w:hAnsiTheme="majorHAnsi" w:eastAsiaTheme="majorEastAsia" w:cstheme="majorBidi"/>
          </w:rPr>
          <w:t>DTC Integration COE</w:t>
        </w:r>
      </w:hyperlink>
    </w:p>
    <w:p w:rsidR="00FE177D" w:rsidP="6C004676" w:rsidRDefault="00FE177D" w14:paraId="52DB2371" w14:textId="14784001"/>
    <w:p w:rsidR="00FE177D" w:rsidP="6C004676" w:rsidRDefault="213BF87B" w14:paraId="30C78B88" w14:textId="0D56FD9B">
      <w:r>
        <w:br w:type="page"/>
      </w:r>
    </w:p>
    <w:p w:rsidR="00FE177D" w:rsidP="00B37387" w:rsidRDefault="213BF87B" w14:paraId="3848866C" w14:textId="47BB6D20">
      <w:pPr>
        <w:pStyle w:val="Heading2"/>
      </w:pPr>
      <w:bookmarkStart w:name="_Toc197708037" w:id="64"/>
      <w:bookmarkStart w:name="_Toc197940030" w:id="65"/>
      <w:bookmarkStart w:name="_Toc469127051" w:id="66"/>
      <w:r>
        <w:lastRenderedPageBreak/>
        <w:t>2.</w:t>
      </w:r>
      <w:r w:rsidR="50F94D4E">
        <w:t>1</w:t>
      </w:r>
      <w:r w:rsidR="2910B734">
        <w:t>0</w:t>
      </w:r>
      <w:r w:rsidR="06972A58">
        <w:t xml:space="preserve"> </w:t>
      </w:r>
      <w:r>
        <w:t>Data Archival Strategy</w:t>
      </w:r>
      <w:bookmarkEnd w:id="64"/>
      <w:bookmarkEnd w:id="65"/>
      <w:bookmarkEnd w:id="66"/>
    </w:p>
    <w:p w:rsidR="00FE177D" w:rsidP="00FE177D" w:rsidRDefault="00FE177D" w14:paraId="5159B952" w14:textId="77777777"/>
    <w:p w:rsidR="0B265F58" w:rsidP="6C004676" w:rsidRDefault="002172CA" w14:paraId="16FD233A" w14:textId="2E607DCC">
      <w:pPr>
        <w:ind w:left="720"/>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 xml:space="preserve">Guidance: Explain </w:t>
      </w:r>
      <w:r w:rsidRPr="6C004676" w:rsidR="44AB04C2">
        <w:rPr>
          <w:rFonts w:asciiTheme="majorHAnsi" w:hAnsiTheme="majorHAnsi" w:eastAsiaTheme="majorEastAsia" w:cstheme="majorBidi"/>
          <w:sz w:val="22"/>
          <w:szCs w:val="22"/>
        </w:rPr>
        <w:t xml:space="preserve">the application </w:t>
      </w:r>
      <w:r w:rsidRPr="6C004676">
        <w:rPr>
          <w:rFonts w:asciiTheme="majorHAnsi" w:hAnsiTheme="majorHAnsi" w:eastAsiaTheme="majorEastAsia" w:cstheme="majorBidi"/>
          <w:sz w:val="22"/>
          <w:szCs w:val="22"/>
        </w:rPr>
        <w:t>data archival and retention</w:t>
      </w:r>
      <w:r w:rsidRPr="6C004676" w:rsidR="00F76097">
        <w:rPr>
          <w:rFonts w:asciiTheme="majorHAnsi" w:hAnsiTheme="majorHAnsi" w:eastAsiaTheme="majorEastAsia" w:cstheme="majorBidi"/>
          <w:sz w:val="22"/>
          <w:szCs w:val="22"/>
        </w:rPr>
        <w:t xml:space="preserve"> p</w:t>
      </w:r>
      <w:r w:rsidRPr="6C004676" w:rsidR="0A8F3FD4">
        <w:rPr>
          <w:rFonts w:asciiTheme="majorHAnsi" w:hAnsiTheme="majorHAnsi" w:eastAsiaTheme="majorEastAsia" w:cstheme="majorBidi"/>
          <w:sz w:val="22"/>
          <w:szCs w:val="22"/>
        </w:rPr>
        <w:t>lan</w:t>
      </w:r>
      <w:r w:rsidRPr="6C004676" w:rsidR="0BFC4932">
        <w:rPr>
          <w:rFonts w:asciiTheme="majorHAnsi" w:hAnsiTheme="majorHAnsi" w:eastAsiaTheme="majorEastAsia" w:cstheme="majorBidi"/>
          <w:sz w:val="22"/>
          <w:szCs w:val="22"/>
        </w:rPr>
        <w:t>.</w:t>
      </w:r>
      <w:r w:rsidRPr="6C004676" w:rsidR="23A7FCB7">
        <w:rPr>
          <w:rFonts w:asciiTheme="majorHAnsi" w:hAnsiTheme="majorHAnsi" w:eastAsiaTheme="majorEastAsia" w:cstheme="majorBidi"/>
          <w:sz w:val="22"/>
          <w:szCs w:val="22"/>
        </w:rPr>
        <w:t xml:space="preserve"> </w:t>
      </w:r>
    </w:p>
    <w:p w:rsidR="0B265F58" w:rsidP="6C004676" w:rsidRDefault="41EF8204" w14:paraId="6EED8719" w14:textId="364B80DC">
      <w:pPr>
        <w:ind w:left="720"/>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Data archival solutions</w:t>
      </w:r>
      <w:r w:rsidRPr="6C004676" w:rsidR="5566FDF7">
        <w:rPr>
          <w:rFonts w:asciiTheme="majorHAnsi" w:hAnsiTheme="majorHAnsi" w:eastAsiaTheme="majorEastAsia" w:cstheme="majorBidi"/>
          <w:sz w:val="22"/>
          <w:szCs w:val="22"/>
        </w:rPr>
        <w:t xml:space="preserve"> need to be developed and tested by the System Integrator in non-production environments. For application enhancements or modifications, ensure that data migration solutions remain fully functional and effective. </w:t>
      </w:r>
    </w:p>
    <w:p w:rsidR="0B265F58" w:rsidP="6C004676" w:rsidRDefault="0B265F58" w14:paraId="442844C3" w14:textId="4A1B0865">
      <w:pPr>
        <w:ind w:left="720"/>
        <w:rPr>
          <w:rFonts w:asciiTheme="majorHAnsi" w:hAnsiTheme="majorHAnsi" w:eastAsiaTheme="majorEastAsia" w:cstheme="majorBidi"/>
          <w:sz w:val="22"/>
          <w:szCs w:val="22"/>
        </w:rPr>
      </w:pPr>
    </w:p>
    <w:p w:rsidR="0B265F58" w:rsidP="6C004676" w:rsidRDefault="0B265F58" w14:paraId="23DBA1C0" w14:textId="0AD2CC4C">
      <w:pPr>
        <w:ind w:firstLine="720"/>
        <w:rPr>
          <w:rFonts w:asciiTheme="majorHAnsi" w:hAnsiTheme="majorHAnsi" w:eastAsiaTheme="majorEastAsia" w:cstheme="majorBidi"/>
        </w:rPr>
      </w:pPr>
    </w:p>
    <w:p w:rsidRPr="00F14BD0" w:rsidR="00FE177D" w:rsidP="6C004676" w:rsidRDefault="00FE177D" w14:paraId="4355C90E" w14:textId="77777777">
      <w:pPr>
        <w:pStyle w:val="Response"/>
        <w:rPr>
          <w:rFonts w:eastAsia="Arial"/>
        </w:rPr>
      </w:pPr>
      <w:bookmarkStart w:name="_Toc197708038" w:id="67"/>
      <w:r>
        <w:t xml:space="preserve">Response: Data archival strategy is </w:t>
      </w:r>
      <w:bookmarkEnd w:id="67"/>
      <w:r>
        <w:rPr>
          <w:color w:val="FF0000"/>
        </w:rPr>
        <w:t>TBD</w:t>
      </w:r>
      <w:r>
        <w:t>. Key candidates for archival include: DataImport__c records (transient staging data post-processing), Error__c records older than 90 days, RecurringDonationChangeLog__c historical entries. NPSP does not include a built-in archival framework; implementation will depend on Salesforce Big Objects, external archival tools, or scheduled purge batch jobs.</w:t>
      </w:r>
    </w:p>
    <w:p w:rsidR="00FE177D" w:rsidP="00FE177D" w:rsidRDefault="00FE177D" w14:paraId="4D0EFAB2" w14:textId="77777777"/>
    <w:tbl>
      <w:tblPr>
        <w:tblW w:w="10792"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100" w:type="dxa"/>
          <w:left w:w="100" w:type="dxa"/>
          <w:bottom w:w="100" w:type="dxa"/>
          <w:right w:w="100" w:type="dxa"/>
        </w:tblCellMar>
        <w:tblLook w:val="0600" w:firstRow="0" w:lastRow="0" w:firstColumn="0" w:lastColumn="0" w:noHBand="1" w:noVBand="1"/>
      </w:tblPr>
      <w:tblGrid>
        <w:gridCol w:w="3405"/>
        <w:gridCol w:w="4500"/>
        <w:gridCol w:w="2887"/>
      </w:tblGrid>
      <w:tr w:rsidRPr="007B7DDE" w:rsidR="00FE177D" w:rsidTr="6C004676" w14:paraId="592A12E6" w14:textId="77777777">
        <w:trPr>
          <w:trHeight w:val="300"/>
        </w:trPr>
        <w:tc>
          <w:tcPr>
            <w:tcW w:w="3405" w:type="dxa"/>
            <w:shd w:val="clear" w:color="auto" w:fill="C9DAF8"/>
            <w:tcMar>
              <w:top w:w="100" w:type="dxa"/>
              <w:left w:w="100" w:type="dxa"/>
              <w:bottom w:w="100" w:type="dxa"/>
              <w:right w:w="100" w:type="dxa"/>
            </w:tcMar>
          </w:tcPr>
          <w:p w:rsidRPr="007B7DDE" w:rsidR="00FE177D" w:rsidP="6C004676" w:rsidRDefault="701C5ECA" w14:paraId="52B46BFC" w14:textId="75F73ED8">
            <w:pPr>
              <w:pStyle w:val="paragraph"/>
              <w:widowControl w:val="0"/>
              <w:spacing w:before="0" w:beforeAutospacing="0" w:after="0" w:afterAutospacing="0"/>
              <w:jc w:val="center"/>
              <w:rPr>
                <w:rStyle w:val="normaltextrun"/>
                <w:rFonts w:ascii="Calibri" w:hAnsi="Calibri" w:cs="Calibri"/>
                <w:b/>
                <w:bCs/>
              </w:rPr>
            </w:pPr>
            <w:r w:rsidRPr="6C004676">
              <w:rPr>
                <w:rStyle w:val="normaltextrun"/>
                <w:rFonts w:ascii="Calibri" w:hAnsi="Calibri" w:cs="Calibri"/>
                <w:b/>
                <w:bCs/>
              </w:rPr>
              <w:t>Entities</w:t>
            </w:r>
          </w:p>
        </w:tc>
        <w:tc>
          <w:tcPr>
            <w:tcW w:w="4500" w:type="dxa"/>
            <w:shd w:val="clear" w:color="auto" w:fill="C9DAF8"/>
          </w:tcPr>
          <w:p w:rsidRPr="007B7DDE" w:rsidR="00FE177D" w:rsidP="6C004676" w:rsidRDefault="1D0259C3" w14:paraId="6E9F7CE8" w14:textId="67F6E308">
            <w:pPr>
              <w:pStyle w:val="paragraph"/>
              <w:widowControl w:val="0"/>
              <w:spacing w:before="0" w:beforeAutospacing="0" w:after="0" w:afterAutospacing="0"/>
              <w:jc w:val="center"/>
              <w:rPr>
                <w:rStyle w:val="normaltextrun"/>
                <w:rFonts w:ascii="Calibri" w:hAnsi="Calibri" w:cs="Calibri"/>
                <w:b/>
                <w:bCs/>
              </w:rPr>
            </w:pPr>
            <w:r w:rsidRPr="6C004676">
              <w:rPr>
                <w:rStyle w:val="normaltextrun"/>
                <w:rFonts w:ascii="Calibri" w:hAnsi="Calibri" w:cs="Calibri"/>
                <w:b/>
                <w:bCs/>
              </w:rPr>
              <w:t>Archiv</w:t>
            </w:r>
            <w:r w:rsidRPr="6C004676" w:rsidR="789A39EA">
              <w:rPr>
                <w:rStyle w:val="normaltextrun"/>
                <w:rFonts w:ascii="Calibri" w:hAnsi="Calibri" w:cs="Calibri"/>
                <w:b/>
                <w:bCs/>
              </w:rPr>
              <w:t>al</w:t>
            </w:r>
            <w:r w:rsidRPr="6C004676">
              <w:rPr>
                <w:rStyle w:val="normaltextrun"/>
                <w:rFonts w:ascii="Calibri" w:hAnsi="Calibri" w:cs="Calibri"/>
                <w:b/>
                <w:bCs/>
              </w:rPr>
              <w:t xml:space="preserve"> </w:t>
            </w:r>
            <w:r w:rsidRPr="6C004676" w:rsidR="08971D65">
              <w:rPr>
                <w:rStyle w:val="normaltextrun"/>
                <w:rFonts w:ascii="Calibri" w:hAnsi="Calibri" w:cs="Calibri"/>
                <w:b/>
                <w:bCs/>
              </w:rPr>
              <w:t>Trigger</w:t>
            </w:r>
          </w:p>
        </w:tc>
        <w:tc>
          <w:tcPr>
            <w:tcW w:w="2887" w:type="dxa"/>
            <w:shd w:val="clear" w:color="auto" w:fill="C9DAF8"/>
          </w:tcPr>
          <w:p w:rsidRPr="007B7DDE" w:rsidR="00FE177D" w:rsidP="6C004676" w:rsidRDefault="08971D65" w14:paraId="30AC32EA" w14:textId="5385AF44">
            <w:pPr>
              <w:pStyle w:val="paragraph"/>
              <w:widowControl w:val="0"/>
              <w:spacing w:before="0" w:beforeAutospacing="0" w:after="0" w:afterAutospacing="0"/>
              <w:jc w:val="center"/>
            </w:pPr>
            <w:r w:rsidRPr="6C004676">
              <w:rPr>
                <w:rStyle w:val="normaltextrun"/>
                <w:rFonts w:ascii="Calibri" w:hAnsi="Calibri" w:cs="Calibri"/>
                <w:b/>
                <w:bCs/>
              </w:rPr>
              <w:t>Archival Frequency</w:t>
            </w:r>
          </w:p>
        </w:tc>
      </w:tr>
      <w:tr w:rsidRPr="007B7DDE" w:rsidR="00FE177D" w:rsidTr="6C004676" w14:paraId="3ABBDDF2" w14:textId="77777777">
        <w:trPr>
          <w:trHeight w:val="300"/>
        </w:trPr>
        <w:tc>
          <w:tcPr>
            <w:tcW w:w="3405" w:type="dxa"/>
            <w:shd w:val="clear" w:color="auto" w:fill="EFEFEF"/>
            <w:tcMar>
              <w:top w:w="100" w:type="dxa"/>
              <w:left w:w="100" w:type="dxa"/>
              <w:bottom w:w="100" w:type="dxa"/>
              <w:right w:w="100" w:type="dxa"/>
            </w:tcMar>
          </w:tcPr>
          <w:p w:rsidRPr="007B7DDE" w:rsidR="00FE177D" w:rsidP="6C004676" w:rsidRDefault="00FE177D" w14:paraId="3E23DDDE" w14:textId="3449BC35">
            <w:pPr>
              <w:widowControl w:val="0"/>
              <w:pBdr>
                <w:top w:val="nil"/>
                <w:left w:val="nil"/>
                <w:bottom w:val="nil"/>
                <w:right w:val="nil"/>
                <w:between w:val="nil"/>
              </w:pBd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ascii="Calibri" w:hAnsi="Calibri"/>
                <w:color w:val="943634" w:themeColor="accent2" w:themeShade="BF"/>
                <w:sz w:val="22"/>
                <w:szCs w:val="22"/>
              </w:rPr>
              <w:t>DataImport__c (staging records)</w:t>
            </w:r>
            <w:r w:rsidRPr="6C004676" w:rsidR="565159D9">
              <w:rPr>
                <w:rFonts w:asciiTheme="majorHAnsi" w:hAnsiTheme="majorHAnsi" w:eastAsiaTheme="majorEastAsia" w:cstheme="majorBidi" w:ascii="Calibri" w:hAnsi="Calibri"/>
                <w:color w:val="943634" w:themeColor="accent2" w:themeShade="BF"/>
                <w:sz w:val="22"/>
                <w:szCs w:val="22"/>
              </w:rPr>
            </w:r>
            <w:r w:rsidRPr="6C004676">
              <w:rPr>
                <w:rFonts w:asciiTheme="majorHAnsi" w:hAnsiTheme="majorHAnsi" w:eastAsiaTheme="majorEastAsia" w:cstheme="majorBidi" w:ascii="Calibri" w:hAnsi="Calibri"/>
                <w:color w:val="943634" w:themeColor="accent2" w:themeShade="BF"/>
                <w:sz w:val="22"/>
                <w:szCs w:val="22"/>
              </w:rPr>
            </w:r>
          </w:p>
        </w:tc>
        <w:tc>
          <w:tcPr>
            <w:tcW w:w="4500" w:type="dxa"/>
          </w:tcPr>
          <w:p w:rsidRPr="00F07B6D" w:rsidR="00FE177D" w:rsidP="6C004676" w:rsidRDefault="00FE177D" w14:paraId="01035F1A" w14:textId="4D80DF0D">
            <w:pPr>
              <w:widowControl w:val="0"/>
              <w:pBdr>
                <w:top w:val="nil"/>
                <w:left w:val="nil"/>
                <w:bottom w:val="nil"/>
                <w:right w:val="nil"/>
                <w:between w:val="nil"/>
              </w:pBd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ascii="Calibri" w:hAnsi="Calibri"/>
                <w:color w:val="943634" w:themeColor="accent2" w:themeShade="BF"/>
                <w:sz w:val="22"/>
                <w:szCs w:val="22"/>
              </w:rPr>
              <w:t>Status = Imported AND no updates in 90 days</w:t>
            </w:r>
            <w:r w:rsidRPr="6C004676" w:rsidR="7AD9AE41">
              <w:rPr>
                <w:rFonts w:asciiTheme="majorHAnsi" w:hAnsiTheme="majorHAnsi" w:eastAsiaTheme="majorEastAsia" w:cstheme="majorBidi" w:ascii="Calibri" w:hAnsi="Calibri"/>
                <w:color w:val="943634" w:themeColor="accent2" w:themeShade="BF"/>
                <w:sz w:val="22"/>
                <w:szCs w:val="22"/>
              </w:rPr>
            </w:r>
            <w:r w:rsidRPr="6C004676" w:rsidR="4F7FF602">
              <w:rPr>
                <w:rFonts w:asciiTheme="majorHAnsi" w:hAnsiTheme="majorHAnsi" w:eastAsiaTheme="majorEastAsia" w:cstheme="majorBidi" w:ascii="Calibri" w:hAnsi="Calibri"/>
                <w:color w:val="943634" w:themeColor="accent2" w:themeShade="BF"/>
                <w:sz w:val="22"/>
                <w:szCs w:val="22"/>
              </w:rPr>
            </w:r>
            <w:r w:rsidRPr="6C004676" w:rsidR="7AD9AE41">
              <w:rPr>
                <w:rFonts w:asciiTheme="majorHAnsi" w:hAnsiTheme="majorHAnsi" w:eastAsiaTheme="majorEastAsia" w:cstheme="majorBidi" w:ascii="Calibri" w:hAnsi="Calibri"/>
                <w:color w:val="943634" w:themeColor="accent2" w:themeShade="BF"/>
                <w:sz w:val="22"/>
                <w:szCs w:val="22"/>
              </w:rPr>
            </w:r>
            <w:r w:rsidRPr="6C004676" w:rsidR="7BCB0337">
              <w:rPr>
                <w:rFonts w:asciiTheme="majorHAnsi" w:hAnsiTheme="majorHAnsi" w:eastAsiaTheme="majorEastAsia" w:cstheme="majorBidi" w:ascii="Calibri" w:hAnsi="Calibri"/>
                <w:color w:val="943634" w:themeColor="accent2" w:themeShade="BF"/>
                <w:sz w:val="22"/>
                <w:szCs w:val="22"/>
              </w:rPr>
            </w:r>
            <w:r w:rsidRPr="6C004676" w:rsidR="7AD9AE41">
              <w:rPr>
                <w:rFonts w:asciiTheme="majorHAnsi" w:hAnsiTheme="majorHAnsi" w:eastAsiaTheme="majorEastAsia" w:cstheme="majorBidi" w:ascii="Calibri" w:hAnsi="Calibri"/>
                <w:color w:val="943634" w:themeColor="accent2" w:themeShade="BF"/>
                <w:sz w:val="22"/>
                <w:szCs w:val="22"/>
              </w:rPr>
            </w:r>
            <w:r w:rsidRPr="6C004676">
              <w:rPr>
                <w:rFonts w:asciiTheme="majorHAnsi" w:hAnsiTheme="majorHAnsi" w:eastAsiaTheme="majorEastAsia" w:cstheme="majorBidi" w:ascii="Calibri" w:hAnsi="Calibri"/>
                <w:color w:val="943634" w:themeColor="accent2" w:themeShade="BF"/>
                <w:sz w:val="22"/>
                <w:szCs w:val="22"/>
              </w:rPr>
            </w:r>
          </w:p>
        </w:tc>
        <w:tc>
          <w:tcPr>
            <w:tcW w:w="2887" w:type="dxa"/>
          </w:tcPr>
          <w:p w:rsidRPr="00F07B6D" w:rsidR="00FE177D" w:rsidP="6C004676" w:rsidRDefault="43CC90CB" w14:paraId="0D5CC345" w14:textId="713850FB">
            <w:pPr>
              <w:widowControl w:val="0"/>
              <w:pBdr>
                <w:top w:val="nil"/>
                <w:left w:val="nil"/>
                <w:bottom w:val="nil"/>
                <w:right w:val="nil"/>
                <w:between w:val="nil"/>
              </w:pBd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ascii="Calibri" w:hAnsi="Calibri"/>
                <w:color w:val="943634" w:themeColor="accent2" w:themeShade="BF"/>
                <w:sz w:val="22"/>
                <w:szCs w:val="22"/>
              </w:rPr>
              <w:t>Quarterly</w:t>
            </w:r>
            <w:r w:rsidRPr="6C004676" w:rsidR="5795564E">
              <w:rPr>
                <w:rFonts w:asciiTheme="majorHAnsi" w:hAnsiTheme="majorHAnsi" w:eastAsiaTheme="majorEastAsia" w:cstheme="majorBidi" w:ascii="Calibri" w:hAnsi="Calibri"/>
                <w:color w:val="943634" w:themeColor="accent2" w:themeShade="BF"/>
                <w:sz w:val="22"/>
                <w:szCs w:val="22"/>
              </w:rPr>
            </w:r>
            <w:r w:rsidRPr="6C004676">
              <w:rPr>
                <w:rFonts w:asciiTheme="majorHAnsi" w:hAnsiTheme="majorHAnsi" w:eastAsiaTheme="majorEastAsia" w:cstheme="majorBidi" w:ascii="Calibri" w:hAnsi="Calibri"/>
                <w:color w:val="943634" w:themeColor="accent2" w:themeShade="BF"/>
                <w:sz w:val="22"/>
                <w:szCs w:val="22"/>
              </w:rPr>
            </w:r>
          </w:p>
        </w:tc>
      </w:tr>
      <w:tr w:rsidR="00FE177D" w:rsidTr="6C004676" w14:paraId="3B3B4B2E" w14:textId="77777777">
        <w:trPr>
          <w:trHeight w:val="300"/>
        </w:trPr>
        <w:tc>
          <w:tcPr>
            <w:tcW w:w="3405" w:type="dxa"/>
            <w:shd w:val="clear" w:color="auto" w:fill="EFEFEF"/>
            <w:tcMar>
              <w:top w:w="100" w:type="dxa"/>
              <w:left w:w="100" w:type="dxa"/>
              <w:bottom w:w="100" w:type="dxa"/>
              <w:right w:w="100" w:type="dxa"/>
            </w:tcMar>
          </w:tcPr>
          <w:p w:rsidR="00FE177D" w:rsidP="6C004676" w:rsidRDefault="00FE177D" w14:paraId="543E6960" w14:textId="357EED16">
            <w:pP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ascii="Calibri" w:hAnsi="Calibri"/>
                <w:color w:val="943634" w:themeColor="accent2" w:themeShade="BF"/>
                <w:sz w:val="22"/>
                <w:szCs w:val="22"/>
              </w:rPr>
              <w:t>Error__c (error logs)</w:t>
            </w:r>
            <w:r w:rsidRPr="6C004676" w:rsidR="6C06F7F7">
              <w:rPr>
                <w:rFonts w:asciiTheme="majorHAnsi" w:hAnsiTheme="majorHAnsi" w:eastAsiaTheme="majorEastAsia" w:cstheme="majorBidi" w:ascii="Calibri" w:hAnsi="Calibri"/>
                <w:color w:val="943634" w:themeColor="accent2" w:themeShade="BF"/>
                <w:sz w:val="22"/>
                <w:szCs w:val="22"/>
              </w:rPr>
            </w:r>
            <w:r w:rsidRPr="6C004676">
              <w:rPr>
                <w:rFonts w:asciiTheme="majorHAnsi" w:hAnsiTheme="majorHAnsi" w:eastAsiaTheme="majorEastAsia" w:cstheme="majorBidi" w:ascii="Calibri" w:hAnsi="Calibri"/>
                <w:color w:val="943634" w:themeColor="accent2" w:themeShade="BF"/>
                <w:sz w:val="22"/>
                <w:szCs w:val="22"/>
              </w:rPr>
            </w:r>
          </w:p>
        </w:tc>
        <w:tc>
          <w:tcPr>
            <w:tcW w:w="4500" w:type="dxa"/>
          </w:tcPr>
          <w:p w:rsidR="00FE177D" w:rsidP="6C004676" w:rsidRDefault="682F9CD7" w14:paraId="2C8BEBDB" w14:textId="369702E1">
            <w:pPr>
              <w:widowControl w:val="0"/>
              <w:pBdr>
                <w:top w:val="nil"/>
                <w:left w:val="nil"/>
                <w:bottom w:val="nil"/>
                <w:right w:val="nil"/>
                <w:between w:val="nil"/>
              </w:pBd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ascii="Calibri" w:hAnsi="Calibri"/>
                <w:color w:val="943634" w:themeColor="accent2" w:themeShade="BF"/>
                <w:sz w:val="22"/>
                <w:szCs w:val="22"/>
              </w:rPr>
              <w:t>Created date older than 180 days</w:t>
            </w:r>
            <w:r w:rsidRPr="6C004676" w:rsidR="68CAD942">
              <w:rPr>
                <w:rFonts w:asciiTheme="majorHAnsi" w:hAnsiTheme="majorHAnsi" w:eastAsiaTheme="majorEastAsia" w:cstheme="majorBidi" w:ascii="Calibri" w:hAnsi="Calibri"/>
                <w:color w:val="943634" w:themeColor="accent2" w:themeShade="BF"/>
                <w:sz w:val="22"/>
                <w:szCs w:val="22"/>
              </w:rPr>
            </w:r>
            <w:r w:rsidRPr="6C004676">
              <w:rPr>
                <w:rFonts w:asciiTheme="majorHAnsi" w:hAnsiTheme="majorHAnsi" w:eastAsiaTheme="majorEastAsia" w:cstheme="majorBidi" w:ascii="Calibri" w:hAnsi="Calibri"/>
                <w:color w:val="943634" w:themeColor="accent2" w:themeShade="BF"/>
                <w:sz w:val="22"/>
                <w:szCs w:val="22"/>
              </w:rPr>
            </w:r>
            <w:r w:rsidRPr="6C004676" w:rsidR="75DC9BB4">
              <w:rPr>
                <w:rFonts w:asciiTheme="majorHAnsi" w:hAnsiTheme="majorHAnsi" w:eastAsiaTheme="majorEastAsia" w:cstheme="majorBidi" w:ascii="Calibri" w:hAnsi="Calibri"/>
                <w:color w:val="943634" w:themeColor="accent2" w:themeShade="BF"/>
                <w:sz w:val="22"/>
                <w:szCs w:val="22"/>
              </w:rPr>
            </w:r>
            <w:r w:rsidRPr="6C004676">
              <w:rPr>
                <w:rFonts w:asciiTheme="majorHAnsi" w:hAnsiTheme="majorHAnsi" w:eastAsiaTheme="majorEastAsia" w:cstheme="majorBidi" w:ascii="Calibri" w:hAnsi="Calibri"/>
                <w:color w:val="943634" w:themeColor="accent2" w:themeShade="BF"/>
                <w:sz w:val="22"/>
                <w:szCs w:val="22"/>
              </w:rPr>
            </w:r>
          </w:p>
          <w:p w:rsidR="00FE177D" w:rsidP="6C004676" w:rsidRDefault="00FE177D" w14:paraId="795D6741" w14:textId="666D3D44">
            <w:pPr>
              <w:rPr>
                <w:rFonts w:asciiTheme="majorHAnsi" w:hAnsiTheme="majorHAnsi" w:eastAsiaTheme="majorEastAsia" w:cstheme="majorBidi"/>
                <w:color w:val="943634" w:themeColor="accent2" w:themeShade="BF"/>
                <w:sz w:val="22"/>
                <w:szCs w:val="22"/>
              </w:rPr>
            </w:pPr>
            <w:r>
              <w:rPr>
                <w:rFonts w:ascii="Calibri" w:hAnsi="Calibri"/>
                <w:sz w:val="22"/>
              </w:rPr>
              <w:t>Created date older than 180 days</w:t>
            </w:r>
          </w:p>
        </w:tc>
        <w:tc>
          <w:tcPr>
            <w:tcW w:w="2887" w:type="dxa"/>
          </w:tcPr>
          <w:p w:rsidR="00FE177D" w:rsidP="6C004676" w:rsidRDefault="177255FF" w14:paraId="6D901DE3" w14:textId="45886F30">
            <w:pP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ascii="Calibri" w:hAnsi="Calibri"/>
                <w:color w:val="943634" w:themeColor="accent2" w:themeShade="BF"/>
                <w:sz w:val="22"/>
                <w:szCs w:val="22"/>
              </w:rPr>
              <w:t>Quarterly</w:t>
            </w:r>
            <w:r w:rsidRPr="6C004676" w:rsidR="704952DB">
              <w:rPr>
                <w:rFonts w:asciiTheme="majorHAnsi" w:hAnsiTheme="majorHAnsi" w:eastAsiaTheme="majorEastAsia" w:cstheme="majorBidi" w:ascii="Calibri" w:hAnsi="Calibri"/>
                <w:color w:val="943634" w:themeColor="accent2" w:themeShade="BF"/>
                <w:sz w:val="22"/>
                <w:szCs w:val="22"/>
              </w:rPr>
            </w:r>
            <w:r w:rsidRPr="6C004676">
              <w:rPr>
                <w:rFonts w:asciiTheme="majorHAnsi" w:hAnsiTheme="majorHAnsi" w:eastAsiaTheme="majorEastAsia" w:cstheme="majorBidi" w:ascii="Calibri" w:hAnsi="Calibri"/>
                <w:color w:val="943634" w:themeColor="accent2" w:themeShade="BF"/>
                <w:sz w:val="22"/>
                <w:szCs w:val="22"/>
              </w:rPr>
            </w:r>
          </w:p>
          <w:p w:rsidR="00FE177D" w:rsidP="6C004676" w:rsidRDefault="00FE177D" w14:paraId="6C2DFC77" w14:textId="5841B09F">
            <w:pPr>
              <w:rPr>
                <w:rFonts w:ascii="Source Sans Pro" w:hAnsi="Source Sans Pro" w:eastAsia="Source Sans Pro" w:cs="Source Sans Pro"/>
                <w:color w:val="943634" w:themeColor="accent2" w:themeShade="BF"/>
                <w:sz w:val="22"/>
                <w:szCs w:val="22"/>
              </w:rPr>
            </w:pPr>
            <w:r>
              <w:rPr>
                <w:rFonts w:ascii="Calibri" w:hAnsi="Calibri"/>
                <w:sz w:val="22"/>
              </w:rPr>
              <w:t>Quarterly</w:t>
            </w:r>
          </w:p>
        </w:tc>
      </w:tr>
      <w:tr w:rsidR="6C004676" w:rsidTr="6C004676" w14:paraId="752B8D58" w14:textId="77777777">
        <w:trPr>
          <w:trHeight w:val="300"/>
        </w:trPr>
        <w:tc>
          <w:tcPr>
            <w:tcW w:w="3405" w:type="dxa"/>
            <w:shd w:val="clear" w:color="auto" w:fill="EFEFEF"/>
            <w:tcMar>
              <w:top w:w="100" w:type="dxa"/>
              <w:left w:w="100" w:type="dxa"/>
              <w:bottom w:w="100" w:type="dxa"/>
              <w:right w:w="100" w:type="dxa"/>
            </w:tcMar>
          </w:tcPr>
          <w:p w:rsidR="7DE16944" w:rsidP="6C004676" w:rsidRDefault="7DE16944" w14:paraId="6D36BAD7" w14:textId="62B21447">
            <w:pP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ascii="Calibri" w:hAnsi="Calibri"/>
                <w:color w:val="943634" w:themeColor="accent2" w:themeShade="BF"/>
                <w:sz w:val="22"/>
                <w:szCs w:val="22"/>
              </w:rPr>
              <w:t>RecurringDonationChangeLog__c</w:t>
            </w:r>
          </w:p>
        </w:tc>
        <w:tc>
          <w:tcPr>
            <w:tcW w:w="4500" w:type="dxa"/>
          </w:tcPr>
          <w:p w:rsidR="7DE16944" w:rsidP="6C004676" w:rsidRDefault="7DE16944" w14:paraId="5FE745F0" w14:textId="726FF993">
            <w:pP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ascii="Calibri" w:hAnsi="Calibri"/>
                <w:color w:val="943634" w:themeColor="accent2" w:themeShade="BF"/>
                <w:sz w:val="22"/>
                <w:szCs w:val="22"/>
              </w:rPr>
              <w:t>Created date older than 2 years</w:t>
            </w:r>
            <w:r w:rsidRPr="6C004676" w:rsidR="17C391AF">
              <w:rPr>
                <w:rFonts w:asciiTheme="majorHAnsi" w:hAnsiTheme="majorHAnsi" w:eastAsiaTheme="majorEastAsia" w:cstheme="majorBidi" w:ascii="Calibri" w:hAnsi="Calibri"/>
                <w:color w:val="943634" w:themeColor="accent2" w:themeShade="BF"/>
                <w:sz w:val="22"/>
                <w:szCs w:val="22"/>
              </w:rPr>
            </w:r>
            <w:r w:rsidRPr="6C004676" w:rsidR="66C9930F">
              <w:rPr>
                <w:rFonts w:asciiTheme="majorHAnsi" w:hAnsiTheme="majorHAnsi" w:eastAsiaTheme="majorEastAsia" w:cstheme="majorBidi" w:ascii="Calibri" w:hAnsi="Calibri"/>
                <w:color w:val="943634" w:themeColor="accent2" w:themeShade="BF"/>
                <w:sz w:val="22"/>
                <w:szCs w:val="22"/>
              </w:rPr>
            </w:r>
            <w:r w:rsidRPr="6C004676" w:rsidR="17C391AF">
              <w:rPr>
                <w:rFonts w:asciiTheme="majorHAnsi" w:hAnsiTheme="majorHAnsi" w:eastAsiaTheme="majorEastAsia" w:cstheme="majorBidi" w:ascii="Calibri" w:hAnsi="Calibri"/>
                <w:color w:val="943634" w:themeColor="accent2" w:themeShade="BF"/>
                <w:sz w:val="22"/>
                <w:szCs w:val="22"/>
              </w:rPr>
            </w:r>
          </w:p>
        </w:tc>
        <w:tc>
          <w:tcPr>
            <w:tcW w:w="2887" w:type="dxa"/>
          </w:tcPr>
          <w:p w:rsidR="17C391AF" w:rsidP="6C004676" w:rsidRDefault="17C391AF" w14:paraId="383B3F6A" w14:textId="50D97C4F">
            <w:pP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ascii="Calibri" w:hAnsi="Calibri"/>
                <w:color w:val="943634" w:themeColor="accent2" w:themeShade="BF"/>
                <w:sz w:val="22"/>
                <w:szCs w:val="22"/>
              </w:rPr>
              <w:t>Yearly</w:t>
            </w:r>
          </w:p>
        </w:tc>
      </w:tr>
    </w:tbl>
    <w:p w:rsidR="6C004676" w:rsidRDefault="6C004676" w14:paraId="23C765B8" w14:textId="6ECBABB4"/>
    <w:p w:rsidR="71C05F20" w:rsidRDefault="71C05F20" w14:paraId="66877AB9" w14:textId="734EAEC9"/>
    <w:p w:rsidR="6C004676" w:rsidP="6C004676" w:rsidRDefault="6C004676" w14:paraId="45615C57" w14:textId="61B36B3E">
      <w:pPr>
        <w:rPr>
          <w:rFonts w:asciiTheme="majorHAnsi" w:hAnsiTheme="majorHAnsi" w:eastAsiaTheme="majorEastAsia" w:cstheme="majorBidi"/>
          <w:color w:val="943634" w:themeColor="accent2" w:themeShade="BF"/>
        </w:rPr>
      </w:pPr>
    </w:p>
    <w:p w:rsidR="71C05F20" w:rsidP="6C004676" w:rsidRDefault="6B4B2A7B" w14:paraId="37F1A982" w14:textId="6DB69B3C">
      <w:pPr>
        <w:ind w:firstLine="720"/>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Reference</w:t>
      </w:r>
      <w:r w:rsidRPr="6C004676" w:rsidR="4BE74E75">
        <w:rPr>
          <w:rFonts w:asciiTheme="majorHAnsi" w:hAnsiTheme="majorHAnsi" w:eastAsiaTheme="majorEastAsia" w:cstheme="majorBidi"/>
          <w:sz w:val="22"/>
          <w:szCs w:val="22"/>
        </w:rPr>
        <w:t>s</w:t>
      </w:r>
      <w:r w:rsidRPr="6C004676" w:rsidR="3356BC90">
        <w:rPr>
          <w:rFonts w:asciiTheme="majorHAnsi" w:hAnsiTheme="majorHAnsi" w:eastAsiaTheme="majorEastAsia" w:cstheme="majorBidi"/>
          <w:sz w:val="22"/>
          <w:szCs w:val="22"/>
        </w:rPr>
        <w:t>:</w:t>
      </w:r>
      <w:r w:rsidRPr="6C004676">
        <w:rPr>
          <w:rFonts w:asciiTheme="majorHAnsi" w:hAnsiTheme="majorHAnsi" w:eastAsiaTheme="majorEastAsia" w:cstheme="majorBidi"/>
          <w:sz w:val="22"/>
          <w:szCs w:val="22"/>
        </w:rPr>
        <w:t xml:space="preserve">  </w:t>
      </w:r>
    </w:p>
    <w:p w:rsidR="71C05F20" w:rsidP="6C004676" w:rsidRDefault="6B4B2A7B" w14:paraId="062F0E9D" w14:textId="7F72121F">
      <w:pPr>
        <w:pStyle w:val="ListParagraph"/>
        <w:numPr>
          <w:ilvl w:val="0"/>
          <w:numId w:val="16"/>
        </w:numPr>
        <w:rPr>
          <w:sz w:val="22"/>
          <w:szCs w:val="22"/>
        </w:rPr>
      </w:pPr>
      <w:hyperlink r:id="rId47">
        <w:r w:rsidRPr="6C004676">
          <w:rPr>
            <w:rStyle w:val="Hyperlink"/>
            <w:rFonts w:asciiTheme="majorHAnsi" w:hAnsiTheme="majorHAnsi" w:eastAsiaTheme="majorEastAsia" w:cstheme="majorBidi"/>
            <w:sz w:val="22"/>
            <w:szCs w:val="22"/>
          </w:rPr>
          <w:t>VA Salesforce Data Archival Guide</w:t>
        </w:r>
      </w:hyperlink>
    </w:p>
    <w:p w:rsidRPr="0026563D" w:rsidR="33F5524A" w:rsidP="6C004676" w:rsidRDefault="012FAA42" w14:paraId="7D51F3E4" w14:textId="3D3C3C4E">
      <w:pPr>
        <w:pStyle w:val="ListParagraph"/>
        <w:numPr>
          <w:ilvl w:val="0"/>
          <w:numId w:val="16"/>
        </w:numPr>
        <w:rPr>
          <w:rFonts w:asciiTheme="majorHAnsi" w:hAnsiTheme="majorHAnsi" w:eastAsiaTheme="majorEastAsia" w:cstheme="majorBidi"/>
          <w:sz w:val="22"/>
          <w:szCs w:val="22"/>
        </w:rPr>
      </w:pPr>
      <w:hyperlink r:id="rId48">
        <w:r w:rsidRPr="6C004676">
          <w:rPr>
            <w:rStyle w:val="Hyperlink"/>
            <w:rFonts w:asciiTheme="majorHAnsi" w:hAnsiTheme="majorHAnsi" w:eastAsiaTheme="majorEastAsia" w:cstheme="majorBidi"/>
            <w:sz w:val="22"/>
            <w:szCs w:val="22"/>
          </w:rPr>
          <w:t>VA Data Archival Strategy &amp; Retention Policy</w:t>
        </w:r>
      </w:hyperlink>
    </w:p>
    <w:p w:rsidRPr="0026563D" w:rsidR="33F5524A" w:rsidP="6C004676" w:rsidRDefault="335BF3ED" w14:paraId="4E692B86" w14:textId="6164A9A8">
      <w:pPr>
        <w:pStyle w:val="ListParagraph"/>
        <w:numPr>
          <w:ilvl w:val="0"/>
          <w:numId w:val="16"/>
        </w:numPr>
        <w:rPr>
          <w:rFonts w:asciiTheme="majorHAnsi" w:hAnsiTheme="majorHAnsi" w:eastAsiaTheme="majorEastAsia" w:cstheme="majorBidi"/>
          <w:sz w:val="22"/>
          <w:szCs w:val="22"/>
        </w:rPr>
      </w:pPr>
      <w:hyperlink r:id="rId49">
        <w:r w:rsidRPr="6C004676">
          <w:rPr>
            <w:rStyle w:val="Hyperlink"/>
            <w:rFonts w:asciiTheme="majorHAnsi" w:hAnsiTheme="majorHAnsi" w:eastAsiaTheme="majorEastAsia" w:cstheme="majorBidi"/>
            <w:sz w:val="22"/>
            <w:szCs w:val="22"/>
          </w:rPr>
          <w:t>DTC Standard Operating Procedures for the VA Salesforce Platform</w:t>
        </w:r>
      </w:hyperlink>
      <w:r w:rsidRPr="6C004676">
        <w:rPr>
          <w:rFonts w:asciiTheme="majorHAnsi" w:hAnsiTheme="majorHAnsi" w:eastAsiaTheme="majorEastAsia" w:cstheme="majorBidi"/>
          <w:sz w:val="22"/>
          <w:szCs w:val="22"/>
        </w:rPr>
        <w:t xml:space="preserve"> (See Data Management section for information </w:t>
      </w:r>
      <w:r w:rsidRPr="6C004676" w:rsidR="37459090">
        <w:rPr>
          <w:rFonts w:asciiTheme="majorHAnsi" w:hAnsiTheme="majorHAnsi" w:eastAsiaTheme="majorEastAsia" w:cstheme="majorBidi"/>
          <w:sz w:val="22"/>
          <w:szCs w:val="22"/>
        </w:rPr>
        <w:t xml:space="preserve">on </w:t>
      </w:r>
      <w:r w:rsidRPr="6C004676" w:rsidR="524F86BF">
        <w:rPr>
          <w:rFonts w:asciiTheme="majorHAnsi" w:hAnsiTheme="majorHAnsi" w:eastAsiaTheme="majorEastAsia" w:cstheme="majorBidi"/>
          <w:sz w:val="22"/>
          <w:szCs w:val="22"/>
        </w:rPr>
        <w:t>Salesforce Data Backups)</w:t>
      </w:r>
    </w:p>
    <w:p w:rsidRPr="0026563D" w:rsidR="33F5524A" w:rsidP="6C004676" w:rsidRDefault="244BFE0F" w14:paraId="4AE0973C" w14:textId="3C9178D1">
      <w:pPr>
        <w:pStyle w:val="ListParagraph"/>
        <w:numPr>
          <w:ilvl w:val="0"/>
          <w:numId w:val="16"/>
        </w:numPr>
        <w:rPr>
          <w:rFonts w:asciiTheme="majorHAnsi" w:hAnsiTheme="majorHAnsi" w:eastAsiaTheme="majorEastAsia" w:cstheme="majorBidi"/>
          <w:sz w:val="22"/>
          <w:szCs w:val="22"/>
        </w:rPr>
      </w:pPr>
      <w:hyperlink r:id="rId50">
        <w:r w:rsidRPr="6C004676">
          <w:rPr>
            <w:rStyle w:val="Hyperlink"/>
            <w:rFonts w:asciiTheme="majorHAnsi" w:hAnsiTheme="majorHAnsi" w:eastAsiaTheme="majorEastAsia" w:cstheme="majorBidi"/>
            <w:sz w:val="22"/>
            <w:szCs w:val="22"/>
          </w:rPr>
          <w:t>General VA Policy Library</w:t>
        </w:r>
      </w:hyperlink>
    </w:p>
    <w:p w:rsidRPr="0026563D" w:rsidR="33F5524A" w:rsidP="6C004676" w:rsidRDefault="033B54E3" w14:paraId="396A2EE9" w14:textId="3B653D23">
      <w:r>
        <w:br w:type="page"/>
      </w:r>
    </w:p>
    <w:p w:rsidRPr="0026563D" w:rsidR="33F5524A" w:rsidP="6C004676" w:rsidRDefault="033B54E3" w14:paraId="7F15435F" w14:textId="33EA9065">
      <w:pPr>
        <w:pStyle w:val="Heading1"/>
      </w:pPr>
      <w:bookmarkStart w:name="_Toc197708045" w:id="68"/>
      <w:bookmarkStart w:name="_Toc197926877" w:id="69"/>
      <w:bookmarkStart w:name="_Toc1088166771" w:id="70"/>
      <w:r>
        <w:lastRenderedPageBreak/>
        <w:t xml:space="preserve">Section </w:t>
      </w:r>
      <w:r w:rsidR="3AFBD7E4">
        <w:t>3</w:t>
      </w:r>
      <w:r w:rsidR="1633BDCD">
        <w:t>:</w:t>
      </w:r>
      <w:r w:rsidR="3AFBD7E4">
        <w:t xml:space="preserve"> </w:t>
      </w:r>
      <w:r w:rsidR="3A71A3BC">
        <w:t>Design</w:t>
      </w:r>
      <w:bookmarkEnd w:id="68"/>
      <w:bookmarkEnd w:id="69"/>
      <w:bookmarkEnd w:id="70"/>
      <w:r w:rsidR="3A71A3BC">
        <w:t xml:space="preserve"> </w:t>
      </w:r>
    </w:p>
    <w:p w:rsidR="33F5524A" w:rsidP="00B37387" w:rsidRDefault="3A71A3BC" w14:paraId="74B535BB" w14:textId="13B7522F">
      <w:pPr>
        <w:pStyle w:val="Heading2"/>
      </w:pPr>
      <w:bookmarkStart w:name="_Toc197708046" w:id="71"/>
      <w:bookmarkStart w:name="_Toc197940035" w:id="72"/>
      <w:bookmarkStart w:name="_Toc943071736" w:id="73"/>
      <w:r>
        <w:t xml:space="preserve">3.1 </w:t>
      </w:r>
      <w:r w:rsidR="4534F641">
        <w:t xml:space="preserve">API </w:t>
      </w:r>
      <w:r>
        <w:t>Integration</w:t>
      </w:r>
      <w:bookmarkEnd w:id="71"/>
      <w:bookmarkEnd w:id="72"/>
      <w:bookmarkEnd w:id="73"/>
      <w:r>
        <w:t xml:space="preserve"> </w:t>
      </w:r>
      <w:r w:rsidR="671051D7">
        <w:t xml:space="preserve"> </w:t>
      </w:r>
    </w:p>
    <w:p w:rsidR="0B265F58" w:rsidP="0B265F58" w:rsidRDefault="0B265F58" w14:paraId="27B0AC40" w14:textId="7C47525D"/>
    <w:p w:rsidR="00346464" w:rsidP="78587983" w:rsidRDefault="14D52262" w14:paraId="493D6DDB" w14:textId="5D13B44E">
      <w:pPr>
        <w:pStyle w:val="ListParagraph"/>
        <w:numPr>
          <w:ilvl w:val="0"/>
          <w:numId w:val="1"/>
        </w:numPr>
        <w:rPr>
          <w:rFonts w:ascii="Calibri" w:hAnsi="Calibri" w:eastAsia="Segoe UI"/>
          <w:sz w:val="22"/>
          <w:szCs w:val="22"/>
        </w:rPr>
      </w:pPr>
      <w:r w:rsidRPr="78587983">
        <w:rPr>
          <w:rFonts w:eastAsia="Segoe UI" w:asciiTheme="majorHAnsi" w:hAnsiTheme="majorHAnsi" w:cstheme="majorBidi"/>
          <w:sz w:val="22"/>
          <w:szCs w:val="22"/>
        </w:rPr>
        <w:t xml:space="preserve">Guidance: Provide </w:t>
      </w:r>
      <w:r w:rsidRPr="78587983" w:rsidR="55666CD1">
        <w:rPr>
          <w:rFonts w:eastAsia="Segoe UI" w:asciiTheme="majorHAnsi" w:hAnsiTheme="majorHAnsi" w:cstheme="majorBidi"/>
          <w:sz w:val="22"/>
          <w:szCs w:val="22"/>
        </w:rPr>
        <w:t xml:space="preserve">details on your outbound (from Salesforce) and inbound (to Salesforce) API Integration details </w:t>
      </w:r>
      <w:r w:rsidRPr="78587983">
        <w:rPr>
          <w:rFonts w:eastAsia="Segoe UI" w:asciiTheme="majorHAnsi" w:hAnsiTheme="majorHAnsi" w:cstheme="majorBidi"/>
          <w:sz w:val="22"/>
          <w:szCs w:val="22"/>
        </w:rPr>
        <w:t xml:space="preserve"> </w:t>
      </w:r>
      <w:r w:rsidRPr="78587983" w:rsidR="32C1A8BF">
        <w:rPr>
          <w:rFonts w:eastAsia="Segoe UI" w:asciiTheme="majorHAnsi" w:hAnsiTheme="majorHAnsi" w:cstheme="majorBidi"/>
          <w:sz w:val="22"/>
          <w:szCs w:val="22"/>
        </w:rPr>
        <w:t xml:space="preserve"> More specifically: </w:t>
      </w:r>
    </w:p>
    <w:p w:rsidR="00346464" w:rsidP="78587983" w:rsidRDefault="32C1A8BF" w14:paraId="55FE09FB" w14:textId="32D32961">
      <w:pPr>
        <w:pStyle w:val="ListParagraph"/>
        <w:numPr>
          <w:ilvl w:val="1"/>
          <w:numId w:val="1"/>
        </w:numPr>
        <w:rPr>
          <w:rFonts w:ascii="Calibri" w:hAnsi="Calibri" w:eastAsia="Segoe UI"/>
          <w:sz w:val="22"/>
          <w:szCs w:val="22"/>
        </w:rPr>
      </w:pPr>
      <w:r w:rsidRPr="78587983">
        <w:rPr>
          <w:rFonts w:ascii="Calibri" w:hAnsi="Calibri" w:eastAsia="Segoe UI"/>
          <w:sz w:val="22"/>
          <w:szCs w:val="22"/>
        </w:rPr>
        <w:t>For Inbound, what type of API - Standard Salesforce API or custom APEX?</w:t>
      </w:r>
    </w:p>
    <w:p w:rsidR="00346464" w:rsidP="78587983" w:rsidRDefault="32C1A8BF" w14:paraId="53E6C529" w14:textId="3BA9BCC6">
      <w:pPr>
        <w:pStyle w:val="ListParagraph"/>
        <w:numPr>
          <w:ilvl w:val="1"/>
          <w:numId w:val="1"/>
        </w:numPr>
        <w:rPr>
          <w:rFonts w:ascii="Calibri" w:hAnsi="Calibri" w:eastAsia="Segoe UI"/>
          <w:sz w:val="22"/>
          <w:szCs w:val="22"/>
        </w:rPr>
      </w:pPr>
      <w:r w:rsidRPr="78587983">
        <w:rPr>
          <w:rFonts w:ascii="Calibri" w:hAnsi="Calibri" w:eastAsia="Segoe UI"/>
          <w:sz w:val="22"/>
          <w:szCs w:val="22"/>
        </w:rPr>
        <w:t>For outbound, what initiates the outbound call?</w:t>
      </w:r>
    </w:p>
    <w:p w:rsidRPr="007A60EF" w:rsidR="004A63A1" w:rsidP="6C004676" w:rsidRDefault="004A63A1" w14:paraId="3531D97D" w14:textId="75874F0B">
      <w:pPr>
        <w:pStyle w:val="Response"/>
        <w:rPr>
          <w:rFonts w:eastAsia="Arial"/>
        </w:rPr>
      </w:pPr>
      <w:r>
        <w:t>Response: See API integration table below.</w:t>
      </w:r>
    </w:p>
    <w:p w:rsidR="001C19A5" w:rsidP="009725D0" w:rsidRDefault="001C19A5" w14:paraId="126A8BF2" w14:textId="77777777"/>
    <w:tbl>
      <w:tblPr>
        <w:tblStyle w:val="TableGrid"/>
        <w:tblW w:w="10904" w:type="dxa"/>
        <w:tblInd w:w="-95" w:type="dxa"/>
        <w:tblLook w:val="04A0" w:firstRow="1" w:lastRow="0" w:firstColumn="1" w:lastColumn="0" w:noHBand="0" w:noVBand="1"/>
      </w:tblPr>
      <w:tblGrid>
        <w:gridCol w:w="1809"/>
        <w:gridCol w:w="1914"/>
        <w:gridCol w:w="1557"/>
        <w:gridCol w:w="2321"/>
        <w:gridCol w:w="1358"/>
        <w:gridCol w:w="1945"/>
      </w:tblGrid>
      <w:tr w:rsidR="00CD2534" w:rsidTr="2BE590F7" w14:paraId="22DD3B7D" w14:textId="1144812A">
        <w:trPr>
          <w:trHeight w:val="300"/>
        </w:trPr>
        <w:tc>
          <w:tcPr>
            <w:tcW w:w="1823" w:type="dxa"/>
            <w:shd w:val="clear" w:color="auto" w:fill="DAE8F8"/>
          </w:tcPr>
          <w:p w:rsidR="00FE177D" w:rsidP="56647287" w:rsidRDefault="6F9F758F" w14:paraId="2C258F7E" w14:textId="07A4C3A0">
            <w:pPr>
              <w:pStyle w:val="paragraph"/>
              <w:spacing w:before="0" w:beforeAutospacing="0" w:after="0" w:afterAutospacing="0"/>
              <w:jc w:val="center"/>
              <w:rPr>
                <w:rStyle w:val="normaltextrun"/>
                <w:rFonts w:ascii="Calibri" w:hAnsi="Calibri" w:cs="Calibri"/>
                <w:b/>
                <w:bCs/>
              </w:rPr>
            </w:pPr>
            <w:r w:rsidRPr="56647287">
              <w:rPr>
                <w:rStyle w:val="normaltextrun"/>
                <w:rFonts w:ascii="Calibri" w:hAnsi="Calibri" w:cs="Calibri"/>
                <w:b/>
                <w:bCs/>
              </w:rPr>
              <w:t>Name</w:t>
            </w:r>
          </w:p>
        </w:tc>
        <w:tc>
          <w:tcPr>
            <w:tcW w:w="1929" w:type="dxa"/>
            <w:shd w:val="clear" w:color="auto" w:fill="DAE8F8"/>
          </w:tcPr>
          <w:p w:rsidR="00FE177D" w:rsidP="56647287" w:rsidRDefault="6F9F758F" w14:paraId="37FE9763" w14:textId="4371B2FF">
            <w:pPr>
              <w:pStyle w:val="paragraph"/>
              <w:spacing w:before="0" w:beforeAutospacing="0" w:after="0" w:afterAutospacing="0"/>
              <w:jc w:val="center"/>
              <w:rPr>
                <w:rStyle w:val="normaltextrun"/>
                <w:rFonts w:ascii="Calibri" w:hAnsi="Calibri" w:cs="Calibri"/>
                <w:b/>
                <w:bCs/>
              </w:rPr>
            </w:pPr>
            <w:r w:rsidRPr="56647287">
              <w:rPr>
                <w:rStyle w:val="normaltextrun"/>
                <w:rFonts w:ascii="Calibri" w:hAnsi="Calibri" w:cs="Calibri"/>
                <w:b/>
                <w:bCs/>
              </w:rPr>
              <w:t>Description</w:t>
            </w:r>
          </w:p>
        </w:tc>
        <w:tc>
          <w:tcPr>
            <w:tcW w:w="1563" w:type="dxa"/>
            <w:shd w:val="clear" w:color="auto" w:fill="DAE8F8"/>
          </w:tcPr>
          <w:p w:rsidR="00FE177D" w:rsidP="78587983" w:rsidRDefault="24FCC0AB" w14:paraId="2294550A" w14:textId="1ECFD2B3">
            <w:pPr>
              <w:pStyle w:val="paragraph"/>
              <w:spacing w:before="0" w:beforeAutospacing="0" w:after="0" w:afterAutospacing="0"/>
              <w:jc w:val="center"/>
              <w:rPr>
                <w:rStyle w:val="normaltextrun"/>
                <w:rFonts w:ascii="Calibri" w:hAnsi="Calibri" w:cs="Calibri"/>
                <w:b/>
                <w:bCs/>
              </w:rPr>
            </w:pPr>
            <w:r w:rsidRPr="78587983">
              <w:rPr>
                <w:rStyle w:val="normaltextrun"/>
                <w:rFonts w:ascii="Calibri" w:hAnsi="Calibri" w:cs="Calibri"/>
                <w:b/>
                <w:bCs/>
              </w:rPr>
              <w:t>Direction</w:t>
            </w:r>
            <w:r w:rsidRPr="78587983" w:rsidR="0BA38AE5">
              <w:rPr>
                <w:rStyle w:val="normaltextrun"/>
                <w:rFonts w:ascii="Calibri" w:hAnsi="Calibri" w:cs="Calibri"/>
                <w:b/>
                <w:bCs/>
              </w:rPr>
              <w:t xml:space="preserve"> </w:t>
            </w:r>
            <w:r w:rsidRPr="78587983" w:rsidR="0BA38AE5">
              <w:rPr>
                <w:rStyle w:val="normaltextrun"/>
                <w:rFonts w:ascii="Calibri" w:hAnsi="Calibri" w:cs="Calibri"/>
              </w:rPr>
              <w:t>(Inbound, Outbound)</w:t>
            </w:r>
          </w:p>
        </w:tc>
        <w:tc>
          <w:tcPr>
            <w:tcW w:w="2355" w:type="dxa"/>
            <w:shd w:val="clear" w:color="auto" w:fill="DAE8F8"/>
          </w:tcPr>
          <w:p w:rsidR="55536090" w:rsidP="2BE590F7" w:rsidRDefault="55536090" w14:paraId="64E24481" w14:textId="25F26192">
            <w:pPr>
              <w:pStyle w:val="paragraph"/>
              <w:jc w:val="center"/>
              <w:rPr>
                <w:ins w:author="Armstrong, Cliff D. (Quantum Management, Llc)" w:date="2026-01-05T20:30:00Z" w16du:dateUtc="2026-01-05T20:30:12Z" w:id="74"/>
                <w:rStyle w:val="normaltextrun"/>
                <w:rFonts w:ascii="Calibri" w:hAnsi="Calibri" w:cs="Calibri"/>
                <w:b/>
                <w:bCs/>
              </w:rPr>
            </w:pPr>
            <w:r w:rsidRPr="78587983">
              <w:rPr>
                <w:rStyle w:val="normaltextrun"/>
                <w:rFonts w:ascii="Calibri" w:hAnsi="Calibri" w:cs="Calibri"/>
                <w:b/>
                <w:bCs/>
              </w:rPr>
              <w:t>API Detail</w:t>
            </w:r>
          </w:p>
          <w:p w:rsidR="55536090" w:rsidP="2BE590F7" w:rsidRDefault="633F75E1" w14:paraId="0E1E425D" w14:textId="1EB6C115">
            <w:pPr>
              <w:pStyle w:val="paragraph"/>
              <w:jc w:val="center"/>
              <w:rPr>
                <w:rStyle w:val="normaltextrun"/>
                <w:rFonts w:ascii="Calibri" w:hAnsi="Calibri" w:cs="Calibri"/>
                <w:sz w:val="20"/>
                <w:szCs w:val="20"/>
              </w:rPr>
            </w:pPr>
            <w:r w:rsidRPr="2BE590F7">
              <w:rPr>
                <w:rStyle w:val="normaltextrun"/>
                <w:rFonts w:ascii="Calibri" w:hAnsi="Calibri" w:cs="Calibri"/>
                <w:sz w:val="20"/>
                <w:szCs w:val="20"/>
              </w:rPr>
              <w:t xml:space="preserve">For </w:t>
            </w:r>
            <w:r w:rsidRPr="2BE590F7">
              <w:rPr>
                <w:rStyle w:val="normaltextrun"/>
                <w:rFonts w:ascii="Calibri" w:hAnsi="Calibri" w:cs="Calibri"/>
                <w:b/>
                <w:bCs/>
                <w:sz w:val="20"/>
                <w:szCs w:val="20"/>
              </w:rPr>
              <w:t>Inbound</w:t>
            </w:r>
            <w:r w:rsidRPr="2BE590F7">
              <w:rPr>
                <w:rStyle w:val="normaltextrun"/>
                <w:rFonts w:ascii="Calibri" w:hAnsi="Calibri" w:cs="Calibri"/>
                <w:sz w:val="20"/>
                <w:szCs w:val="20"/>
              </w:rPr>
              <w:t>, what type of API</w:t>
            </w:r>
            <w:r w:rsidRPr="2BE590F7" w:rsidR="05CD0231">
              <w:rPr>
                <w:rStyle w:val="normaltextrun"/>
                <w:rFonts w:ascii="Calibri" w:hAnsi="Calibri" w:cs="Calibri"/>
                <w:sz w:val="20"/>
                <w:szCs w:val="20"/>
              </w:rPr>
              <w:t xml:space="preserve"> - </w:t>
            </w:r>
            <w:r w:rsidRPr="2BE590F7">
              <w:rPr>
                <w:rStyle w:val="normaltextrun"/>
                <w:rFonts w:ascii="Calibri" w:hAnsi="Calibri" w:cs="Calibri"/>
                <w:sz w:val="20"/>
                <w:szCs w:val="20"/>
              </w:rPr>
              <w:t>Standard</w:t>
            </w:r>
            <w:r w:rsidRPr="2BE590F7" w:rsidR="41E2E9A7">
              <w:rPr>
                <w:rStyle w:val="normaltextrun"/>
                <w:rFonts w:ascii="Calibri" w:hAnsi="Calibri" w:cs="Calibri"/>
                <w:sz w:val="20"/>
                <w:szCs w:val="20"/>
              </w:rPr>
              <w:t xml:space="preserve"> or</w:t>
            </w:r>
            <w:r w:rsidRPr="2BE590F7">
              <w:rPr>
                <w:rStyle w:val="normaltextrun"/>
                <w:rFonts w:ascii="Calibri" w:hAnsi="Calibri" w:cs="Calibri"/>
                <w:sz w:val="20"/>
                <w:szCs w:val="20"/>
              </w:rPr>
              <w:t xml:space="preserve"> custom APEX?</w:t>
            </w:r>
          </w:p>
          <w:p w:rsidR="55536090" w:rsidP="007F4641" w:rsidRDefault="633F75E1" w14:paraId="2C134122" w14:textId="1B6915FF">
            <w:pPr>
              <w:pStyle w:val="paragraph"/>
              <w:jc w:val="center"/>
              <w:rPr>
                <w:rStyle w:val="normaltextrun"/>
                <w:rFonts w:ascii="Calibri" w:hAnsi="Calibri" w:cs="Calibri"/>
                <w:sz w:val="20"/>
                <w:szCs w:val="20"/>
              </w:rPr>
            </w:pPr>
            <w:r w:rsidRPr="2BE590F7">
              <w:rPr>
                <w:rStyle w:val="normaltextrun"/>
                <w:rFonts w:ascii="Calibri" w:hAnsi="Calibri" w:cs="Calibri"/>
                <w:sz w:val="20"/>
                <w:szCs w:val="20"/>
              </w:rPr>
              <w:t xml:space="preserve">For </w:t>
            </w:r>
            <w:r w:rsidRPr="2BE590F7">
              <w:rPr>
                <w:rStyle w:val="normaltextrun"/>
                <w:rFonts w:ascii="Calibri" w:hAnsi="Calibri" w:cs="Calibri"/>
                <w:b/>
                <w:bCs/>
                <w:sz w:val="20"/>
                <w:szCs w:val="20"/>
              </w:rPr>
              <w:t>outbound</w:t>
            </w:r>
            <w:r w:rsidRPr="2BE590F7">
              <w:rPr>
                <w:rStyle w:val="normaltextrun"/>
                <w:rFonts w:ascii="Calibri" w:hAnsi="Calibri" w:cs="Calibri"/>
                <w:sz w:val="20"/>
                <w:szCs w:val="20"/>
              </w:rPr>
              <w:t>, what initiates the call?</w:t>
            </w:r>
          </w:p>
        </w:tc>
        <w:tc>
          <w:tcPr>
            <w:tcW w:w="1275" w:type="dxa"/>
            <w:shd w:val="clear" w:color="auto" w:fill="DAE8F8"/>
          </w:tcPr>
          <w:p w:rsidR="55536090" w:rsidP="78587983" w:rsidRDefault="55536090" w14:paraId="2EF3809C" w14:textId="118AADFE">
            <w:pPr>
              <w:pStyle w:val="paragraph"/>
              <w:jc w:val="center"/>
              <w:rPr>
                <w:rStyle w:val="normaltextrun"/>
                <w:rFonts w:ascii="Calibri" w:hAnsi="Calibri" w:cs="Calibri"/>
                <w:b/>
                <w:bCs/>
              </w:rPr>
            </w:pPr>
            <w:r w:rsidRPr="78587983">
              <w:rPr>
                <w:rStyle w:val="normaltextrun"/>
                <w:rFonts w:ascii="Calibri" w:hAnsi="Calibri" w:cs="Calibri"/>
                <w:b/>
                <w:bCs/>
              </w:rPr>
              <w:t>Volume</w:t>
            </w:r>
          </w:p>
        </w:tc>
        <w:tc>
          <w:tcPr>
            <w:tcW w:w="1959" w:type="dxa"/>
            <w:shd w:val="clear" w:color="auto" w:fill="DAE8F8"/>
          </w:tcPr>
          <w:p w:rsidR="00FE177D" w:rsidP="78587983" w:rsidRDefault="35845A46" w14:paraId="770A2BCE" w14:textId="56B6C4D6">
            <w:pPr>
              <w:pStyle w:val="paragraph"/>
              <w:spacing w:before="0" w:beforeAutospacing="0" w:after="0" w:afterAutospacing="0"/>
              <w:jc w:val="center"/>
              <w:rPr>
                <w:rStyle w:val="normaltextrun"/>
                <w:rFonts w:ascii="Calibri" w:hAnsi="Calibri" w:cs="Calibri"/>
              </w:rPr>
            </w:pPr>
            <w:r w:rsidRPr="78587983">
              <w:rPr>
                <w:rStyle w:val="normaltextrun"/>
                <w:rFonts w:ascii="Calibri" w:hAnsi="Calibri" w:cs="Calibri"/>
                <w:b/>
                <w:bCs/>
              </w:rPr>
              <w:t>Is this m</w:t>
            </w:r>
            <w:r w:rsidRPr="78587983" w:rsidR="55536090">
              <w:rPr>
                <w:rStyle w:val="normaltextrun"/>
                <w:rFonts w:ascii="Calibri" w:hAnsi="Calibri" w:cs="Calibri"/>
                <w:b/>
                <w:bCs/>
              </w:rPr>
              <w:t>onitored by Application</w:t>
            </w:r>
            <w:r w:rsidRPr="78587983" w:rsidR="23490EE6">
              <w:rPr>
                <w:rStyle w:val="normaltextrun"/>
                <w:rFonts w:ascii="Calibri" w:hAnsi="Calibri" w:cs="Calibri"/>
                <w:b/>
                <w:bCs/>
              </w:rPr>
              <w:t xml:space="preserve"> Monitoring</w:t>
            </w:r>
            <w:r w:rsidRPr="78587983" w:rsidR="49B3A580">
              <w:rPr>
                <w:rStyle w:val="normaltextrun"/>
                <w:rFonts w:ascii="Calibri" w:hAnsi="Calibri" w:cs="Calibri"/>
                <w:b/>
                <w:bCs/>
              </w:rPr>
              <w:t xml:space="preserve">? </w:t>
            </w:r>
            <w:r w:rsidRPr="78587983" w:rsidR="49B3A580">
              <w:rPr>
                <w:rStyle w:val="normaltextrun"/>
                <w:rFonts w:ascii="Calibri" w:hAnsi="Calibri" w:cs="Calibri"/>
              </w:rPr>
              <w:t>(Y</w:t>
            </w:r>
            <w:r w:rsidRPr="78587983" w:rsidR="280A006C">
              <w:rPr>
                <w:rStyle w:val="normaltextrun"/>
                <w:rFonts w:ascii="Calibri" w:hAnsi="Calibri" w:cs="Calibri"/>
              </w:rPr>
              <w:t xml:space="preserve">es </w:t>
            </w:r>
            <w:r w:rsidRPr="78587983" w:rsidR="49B3A580">
              <w:rPr>
                <w:rStyle w:val="normaltextrun"/>
                <w:rFonts w:ascii="Calibri" w:hAnsi="Calibri" w:cs="Calibri"/>
              </w:rPr>
              <w:t>/</w:t>
            </w:r>
            <w:r w:rsidRPr="78587983" w:rsidR="06569CDC">
              <w:rPr>
                <w:rStyle w:val="normaltextrun"/>
                <w:rFonts w:ascii="Calibri" w:hAnsi="Calibri" w:cs="Calibri"/>
              </w:rPr>
              <w:t xml:space="preserve"> </w:t>
            </w:r>
            <w:r w:rsidRPr="78587983" w:rsidR="49B3A580">
              <w:rPr>
                <w:rStyle w:val="normaltextrun"/>
                <w:rFonts w:ascii="Calibri" w:hAnsi="Calibri" w:cs="Calibri"/>
              </w:rPr>
              <w:t>N</w:t>
            </w:r>
            <w:r w:rsidRPr="78587983" w:rsidR="58DF2F72">
              <w:rPr>
                <w:rStyle w:val="normaltextrun"/>
                <w:rFonts w:ascii="Calibri" w:hAnsi="Calibri" w:cs="Calibri"/>
              </w:rPr>
              <w:t>o</w:t>
            </w:r>
            <w:r w:rsidRPr="78587983" w:rsidR="49B3A580">
              <w:rPr>
                <w:rStyle w:val="normaltextrun"/>
                <w:rFonts w:ascii="Calibri" w:hAnsi="Calibri" w:cs="Calibri"/>
              </w:rPr>
              <w:t>)</w:t>
            </w:r>
          </w:p>
        </w:tc>
      </w:tr>
      <w:tr>
        <w:tc>
          <w:tcPr>
            <w:tcW w:type="dxa" w:w="1809"/>
          </w:tcPr>
          <w:p>
            <w:r>
              <w:rPr>
                <w:rFonts w:ascii="Calibri" w:hAnsi="Calibri"/>
                <w:sz w:val="22"/>
              </w:rPr>
              <w:t>Elevate Payment Services</w:t>
            </w:r>
          </w:p>
        </w:tc>
        <w:tc>
          <w:tcPr>
            <w:tcW w:type="dxa" w:w="1914"/>
          </w:tcPr>
          <w:p>
            <w:r>
              <w:rPr>
                <w:rFonts w:ascii="Calibri" w:hAnsi="Calibri"/>
                <w:sz w:val="22"/>
              </w:rPr>
              <w:t>Create/update payment commitments, process charges, refunds</w:t>
            </w:r>
          </w:p>
        </w:tc>
        <w:tc>
          <w:tcPr>
            <w:tcW w:type="dxa" w:w="1557"/>
          </w:tcPr>
          <w:p>
            <w:r>
              <w:rPr>
                <w:rFonts w:ascii="Calibri" w:hAnsi="Calibri"/>
                <w:sz w:val="22"/>
              </w:rPr>
              <w:t>Outbound</w:t>
            </w:r>
          </w:p>
        </w:tc>
        <w:tc>
          <w:tcPr>
            <w:tcW w:type="dxa" w:w="2321"/>
          </w:tcPr>
          <w:p>
            <w:r>
              <w:rPr>
                <w:rFonts w:ascii="Calibri" w:hAnsi="Calibri"/>
                <w:sz w:val="22"/>
              </w:rPr>
              <w:t>REST API via PS_Request / PS_CommitmentRequest</w:t>
            </w:r>
          </w:p>
        </w:tc>
        <w:tc>
          <w:tcPr>
            <w:tcW w:type="dxa" w:w="1358"/>
          </w:tcPr>
          <w:p>
            <w:r>
              <w:rPr>
                <w:rFonts w:ascii="Calibri" w:hAnsi="Calibri"/>
                <w:sz w:val="22"/>
              </w:rPr>
              <w:t>100-1,000/day</w:t>
            </w:r>
          </w:p>
        </w:tc>
        <w:tc>
          <w:tcPr>
            <w:tcW w:type="dxa" w:w="1945"/>
          </w:tcPr>
          <w:p>
            <w:r>
              <w:rPr>
                <w:rFonts w:ascii="Calibri" w:hAnsi="Calibri"/>
                <w:sz w:val="22"/>
              </w:rPr>
              <w:t>Error__c logging + retry via RD2_QueueableService</w:t>
            </w:r>
          </w:p>
        </w:tc>
      </w:tr>
      <w:tr>
        <w:tc>
          <w:tcPr>
            <w:tcW w:type="dxa" w:w="1809"/>
          </w:tcPr>
          <w:p>
            <w:r>
              <w:rPr>
                <w:rFonts w:ascii="Calibri" w:hAnsi="Calibri"/>
                <w:sz w:val="22"/>
              </w:rPr>
              <w:t>SmartyStreets Address Verification</w:t>
            </w:r>
          </w:p>
        </w:tc>
        <w:tc>
          <w:tcPr>
            <w:tcW w:type="dxa" w:w="1914"/>
          </w:tcPr>
          <w:p>
            <w:r>
              <w:rPr>
                <w:rFonts w:ascii="Calibri" w:hAnsi="Calibri"/>
                <w:sz w:val="22"/>
              </w:rPr>
              <w:t>Validate and standardize US mailing addresses</w:t>
            </w:r>
          </w:p>
        </w:tc>
        <w:tc>
          <w:tcPr>
            <w:tcW w:type="dxa" w:w="1557"/>
          </w:tcPr>
          <w:p>
            <w:r>
              <w:rPr>
                <w:rFonts w:ascii="Calibri" w:hAnsi="Calibri"/>
                <w:sz w:val="22"/>
              </w:rPr>
              <w:t>Outbound</w:t>
            </w:r>
          </w:p>
        </w:tc>
        <w:tc>
          <w:tcPr>
            <w:tcW w:type="dxa" w:w="2321"/>
          </w:tcPr>
          <w:p>
            <w:r>
              <w:rPr>
                <w:rFonts w:ascii="Calibri" w:hAnsi="Calibri"/>
                <w:sz w:val="22"/>
              </w:rPr>
              <w:t>REST API via ADDR_SmartyStreets_Gateway</w:t>
            </w:r>
          </w:p>
        </w:tc>
        <w:tc>
          <w:tcPr>
            <w:tcW w:type="dxa" w:w="1358"/>
          </w:tcPr>
          <w:p>
            <w:r>
              <w:rPr>
                <w:rFonts w:ascii="Calibri" w:hAnsi="Calibri"/>
                <w:sz w:val="22"/>
              </w:rPr>
              <w:t>On-demand batch</w:t>
            </w:r>
          </w:p>
        </w:tc>
        <w:tc>
          <w:tcPr>
            <w:tcW w:type="dxa" w:w="1945"/>
          </w:tcPr>
          <w:p>
            <w:r>
              <w:rPr>
                <w:rFonts w:ascii="Calibri" w:hAnsi="Calibri"/>
                <w:sz w:val="22"/>
              </w:rPr>
              <w:t>Error__c logging</w:t>
            </w:r>
          </w:p>
        </w:tc>
      </w:tr>
      <w:tr>
        <w:tc>
          <w:tcPr>
            <w:tcW w:type="dxa" w:w="1809"/>
          </w:tcPr>
          <w:p>
            <w:r>
              <w:rPr>
                <w:rFonts w:ascii="Calibri" w:hAnsi="Calibri"/>
                <w:sz w:val="22"/>
              </w:rPr>
              <w:t>Google Geocoding API</w:t>
            </w:r>
          </w:p>
        </w:tc>
        <w:tc>
          <w:tcPr>
            <w:tcW w:type="dxa" w:w="1914"/>
          </w:tcPr>
          <w:p>
            <w:r>
              <w:rPr>
                <w:rFonts w:ascii="Calibri" w:hAnsi="Calibri"/>
                <w:sz w:val="22"/>
              </w:rPr>
              <w:t>Geocode addresses for verification</w:t>
            </w:r>
          </w:p>
        </w:tc>
        <w:tc>
          <w:tcPr>
            <w:tcW w:type="dxa" w:w="1557"/>
          </w:tcPr>
          <w:p>
            <w:r>
              <w:rPr>
                <w:rFonts w:ascii="Calibri" w:hAnsi="Calibri"/>
                <w:sz w:val="22"/>
              </w:rPr>
              <w:t>Outbound</w:t>
            </w:r>
          </w:p>
        </w:tc>
        <w:tc>
          <w:tcPr>
            <w:tcW w:type="dxa" w:w="2321"/>
          </w:tcPr>
          <w:p>
            <w:r>
              <w:rPr>
                <w:rFonts w:ascii="Calibri" w:hAnsi="Calibri"/>
                <w:sz w:val="22"/>
              </w:rPr>
              <w:t>REST API via ADDR_GoogleGeoAPI_Validator</w:t>
            </w:r>
          </w:p>
        </w:tc>
        <w:tc>
          <w:tcPr>
            <w:tcW w:type="dxa" w:w="1358"/>
          </w:tcPr>
          <w:p>
            <w:r>
              <w:rPr>
                <w:rFonts w:ascii="Calibri" w:hAnsi="Calibri"/>
                <w:sz w:val="22"/>
              </w:rPr>
              <w:t>On-demand batch</w:t>
            </w:r>
          </w:p>
        </w:tc>
        <w:tc>
          <w:tcPr>
            <w:tcW w:type="dxa" w:w="1945"/>
          </w:tcPr>
          <w:p>
            <w:r>
              <w:rPr>
                <w:rFonts w:ascii="Calibri" w:hAnsi="Calibri"/>
                <w:sz w:val="22"/>
              </w:rPr>
              <w:t>Error__c logging</w:t>
            </w:r>
          </w:p>
        </w:tc>
      </w:tr>
      <w:tr>
        <w:tc>
          <w:tcPr>
            <w:tcW w:type="dxa" w:w="1809"/>
          </w:tcPr>
          <w:p>
            <w:r>
              <w:rPr>
                <w:rFonts w:ascii="Calibri" w:hAnsi="Calibri"/>
                <w:sz w:val="22"/>
              </w:rPr>
              <w:t>Cicero Legislative Districts</w:t>
            </w:r>
          </w:p>
        </w:tc>
        <w:tc>
          <w:tcPr>
            <w:tcW w:type="dxa" w:w="1914"/>
          </w:tcPr>
          <w:p>
            <w:r>
              <w:rPr>
                <w:rFonts w:ascii="Calibri" w:hAnsi="Calibri"/>
                <w:sz w:val="22"/>
              </w:rPr>
              <w:t>District-level address verification</w:t>
            </w:r>
          </w:p>
        </w:tc>
        <w:tc>
          <w:tcPr>
            <w:tcW w:type="dxa" w:w="1557"/>
          </w:tcPr>
          <w:p>
            <w:r>
              <w:rPr>
                <w:rFonts w:ascii="Calibri" w:hAnsi="Calibri"/>
                <w:sz w:val="22"/>
              </w:rPr>
              <w:t>Outbound</w:t>
            </w:r>
          </w:p>
        </w:tc>
        <w:tc>
          <w:tcPr>
            <w:tcW w:type="dxa" w:w="2321"/>
          </w:tcPr>
          <w:p>
            <w:r>
              <w:rPr>
                <w:rFonts w:ascii="Calibri" w:hAnsi="Calibri"/>
                <w:sz w:val="22"/>
              </w:rPr>
              <w:t>REST API via ADDR_Cicero_Validator</w:t>
            </w:r>
          </w:p>
        </w:tc>
        <w:tc>
          <w:tcPr>
            <w:tcW w:type="dxa" w:w="1358"/>
          </w:tcPr>
          <w:p>
            <w:r>
              <w:rPr>
                <w:rFonts w:ascii="Calibri" w:hAnsi="Calibri"/>
                <w:sz w:val="22"/>
              </w:rPr>
              <w:t>On-demand batch</w:t>
            </w:r>
          </w:p>
        </w:tc>
        <w:tc>
          <w:tcPr>
            <w:tcW w:type="dxa" w:w="1945"/>
          </w:tcPr>
          <w:p>
            <w:r>
              <w:rPr>
                <w:rFonts w:ascii="Calibri" w:hAnsi="Calibri"/>
                <w:sz w:val="22"/>
              </w:rPr>
              <w:t>Error__c logging</w:t>
            </w:r>
          </w:p>
        </w:tc>
      </w:tr>
      <w:tr>
        <w:tc>
          <w:tcPr>
            <w:tcW w:type="dxa" w:w="1809"/>
          </w:tcPr>
          <w:p>
            <w:r>
              <w:rPr>
                <w:rFonts w:ascii="Calibri" w:hAnsi="Calibri"/>
                <w:sz w:val="22"/>
              </w:rPr>
              <w:t>Salesforce Metadata API</w:t>
            </w:r>
          </w:p>
        </w:tc>
        <w:tc>
          <w:tcPr>
            <w:tcW w:type="dxa" w:w="1914"/>
          </w:tcPr>
          <w:p>
            <w:r>
              <w:rPr>
                <w:rFonts w:ascii="Calibri" w:hAnsi="Calibri"/>
                <w:sz w:val="22"/>
              </w:rPr>
              <w:t>Deploy Custom Metadata (CRLP rollup definitions)</w:t>
            </w:r>
          </w:p>
        </w:tc>
        <w:tc>
          <w:tcPr>
            <w:tcW w:type="dxa" w:w="1557"/>
          </w:tcPr>
          <w:p>
            <w:r>
              <w:rPr>
                <w:rFonts w:ascii="Calibri" w:hAnsi="Calibri"/>
                <w:sz w:val="22"/>
              </w:rPr>
              <w:t>Outbound</w:t>
            </w:r>
          </w:p>
        </w:tc>
        <w:tc>
          <w:tcPr>
            <w:tcW w:type="dxa" w:w="2321"/>
          </w:tcPr>
          <w:p>
            <w:r>
              <w:rPr>
                <w:rFonts w:ascii="Calibri" w:hAnsi="Calibri"/>
                <w:sz w:val="22"/>
              </w:rPr>
              <w:t>Metadata API via CMT_MetadataAPI</w:t>
            </w:r>
          </w:p>
        </w:tc>
        <w:tc>
          <w:tcPr>
            <w:tcW w:type="dxa" w:w="1358"/>
          </w:tcPr>
          <w:p>
            <w:r>
              <w:rPr>
                <w:rFonts w:ascii="Calibri" w:hAnsi="Calibri"/>
                <w:sz w:val="22"/>
              </w:rPr>
              <w:t>Low (config changes)</w:t>
            </w:r>
          </w:p>
        </w:tc>
        <w:tc>
          <w:tcPr>
            <w:tcW w:type="dxa" w:w="1945"/>
          </w:tcPr>
          <w:p>
            <w:r>
              <w:rPr>
                <w:rFonts w:ascii="Calibri" w:hAnsi="Calibri"/>
                <w:sz w:val="22"/>
              </w:rPr>
              <w:t>DeploymentEvent__e platform event</w:t>
            </w:r>
          </w:p>
        </w:tc>
      </w:tr>
    </w:tbl>
    <w:p w:rsidR="33500FF1" w:rsidP="6C004676" w:rsidRDefault="621E032B" w14:paraId="72B5A706" w14:textId="2ACE6495">
      <w:pP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color w:val="943634" w:themeColor="accent2" w:themeShade="BF"/>
          <w:sz w:val="22"/>
          <w:szCs w:val="22"/>
        </w:rPr>
        <w:t>&lt;</w:t>
      </w:r>
      <w:r w:rsidRPr="6C004676" w:rsidR="3B511060">
        <w:rPr>
          <w:rFonts w:asciiTheme="majorHAnsi" w:hAnsiTheme="majorHAnsi" w:eastAsiaTheme="majorEastAsia" w:cstheme="majorBidi"/>
          <w:color w:val="943634" w:themeColor="accent2" w:themeShade="BF"/>
          <w:sz w:val="22"/>
          <w:szCs w:val="22"/>
        </w:rPr>
        <w:t>*</w:t>
      </w:r>
      <w:r w:rsidRPr="6C004676">
        <w:rPr>
          <w:rFonts w:asciiTheme="majorHAnsi" w:hAnsiTheme="majorHAnsi" w:eastAsiaTheme="majorEastAsia" w:cstheme="majorBidi"/>
          <w:color w:val="943634" w:themeColor="accent2" w:themeShade="BF"/>
          <w:sz w:val="22"/>
          <w:szCs w:val="22"/>
        </w:rPr>
        <w:t xml:space="preserve">Exception monitoring is N/A for </w:t>
      </w:r>
      <w:r w:rsidRPr="6C004676" w:rsidR="233BF92D">
        <w:rPr>
          <w:rFonts w:asciiTheme="majorHAnsi" w:hAnsiTheme="majorHAnsi" w:eastAsiaTheme="majorEastAsia" w:cstheme="majorBidi"/>
          <w:color w:val="943634" w:themeColor="accent2" w:themeShade="BF"/>
          <w:sz w:val="22"/>
          <w:szCs w:val="22"/>
        </w:rPr>
        <w:t>callouts in the context of UIs.</w:t>
      </w:r>
      <w:r w:rsidRPr="6C004676">
        <w:rPr>
          <w:rFonts w:asciiTheme="majorHAnsi" w:hAnsiTheme="majorHAnsi" w:eastAsiaTheme="majorEastAsia" w:cstheme="majorBidi"/>
          <w:color w:val="943634" w:themeColor="accent2" w:themeShade="BF"/>
          <w:sz w:val="22"/>
          <w:szCs w:val="22"/>
        </w:rPr>
        <w:t xml:space="preserve"> Users </w:t>
      </w:r>
      <w:r w:rsidRPr="6C004676" w:rsidR="6472A864">
        <w:rPr>
          <w:rFonts w:asciiTheme="majorHAnsi" w:hAnsiTheme="majorHAnsi" w:eastAsiaTheme="majorEastAsia" w:cstheme="majorBidi"/>
          <w:color w:val="943634" w:themeColor="accent2" w:themeShade="BF"/>
          <w:sz w:val="22"/>
          <w:szCs w:val="22"/>
        </w:rPr>
        <w:t xml:space="preserve">will be </w:t>
      </w:r>
      <w:r w:rsidRPr="6C004676">
        <w:rPr>
          <w:rFonts w:asciiTheme="majorHAnsi" w:hAnsiTheme="majorHAnsi" w:eastAsiaTheme="majorEastAsia" w:cstheme="majorBidi"/>
          <w:color w:val="943634" w:themeColor="accent2" w:themeShade="BF"/>
          <w:sz w:val="22"/>
          <w:szCs w:val="22"/>
        </w:rPr>
        <w:t xml:space="preserve">presented with an error message if </w:t>
      </w:r>
      <w:r w:rsidRPr="6C004676" w:rsidR="1F8DF181">
        <w:rPr>
          <w:rFonts w:asciiTheme="majorHAnsi" w:hAnsiTheme="majorHAnsi" w:eastAsiaTheme="majorEastAsia" w:cstheme="majorBidi"/>
          <w:color w:val="943634" w:themeColor="accent2" w:themeShade="BF"/>
          <w:sz w:val="22"/>
          <w:szCs w:val="22"/>
        </w:rPr>
        <w:t xml:space="preserve">an </w:t>
      </w:r>
      <w:r w:rsidRPr="6C004676">
        <w:rPr>
          <w:rFonts w:asciiTheme="majorHAnsi" w:hAnsiTheme="majorHAnsi" w:eastAsiaTheme="majorEastAsia" w:cstheme="majorBidi"/>
          <w:color w:val="943634" w:themeColor="accent2" w:themeShade="BF"/>
          <w:sz w:val="22"/>
          <w:szCs w:val="22"/>
        </w:rPr>
        <w:t xml:space="preserve">outbound API call fails. </w:t>
      </w:r>
      <w:r w:rsidRPr="6C004676" w:rsidR="2ED1F616">
        <w:rPr>
          <w:rFonts w:asciiTheme="majorHAnsi" w:hAnsiTheme="majorHAnsi" w:eastAsiaTheme="majorEastAsia" w:cstheme="majorBidi"/>
          <w:color w:val="943634" w:themeColor="accent2" w:themeShade="BF"/>
          <w:sz w:val="22"/>
          <w:szCs w:val="22"/>
        </w:rPr>
        <w:t xml:space="preserve">Users </w:t>
      </w:r>
      <w:r w:rsidRPr="6C004676">
        <w:rPr>
          <w:rFonts w:asciiTheme="majorHAnsi" w:hAnsiTheme="majorHAnsi" w:eastAsiaTheme="majorEastAsia" w:cstheme="majorBidi"/>
          <w:color w:val="943634" w:themeColor="accent2" w:themeShade="BF"/>
          <w:sz w:val="22"/>
          <w:szCs w:val="22"/>
        </w:rPr>
        <w:t xml:space="preserve">can retry </w:t>
      </w:r>
      <w:r w:rsidRPr="6C004676" w:rsidR="574C4614">
        <w:rPr>
          <w:rFonts w:asciiTheme="majorHAnsi" w:hAnsiTheme="majorHAnsi" w:eastAsiaTheme="majorEastAsia" w:cstheme="majorBidi"/>
          <w:color w:val="943634" w:themeColor="accent2" w:themeShade="BF"/>
          <w:sz w:val="22"/>
          <w:szCs w:val="22"/>
        </w:rPr>
        <w:t>UI actions</w:t>
      </w:r>
      <w:r w:rsidRPr="6C004676">
        <w:rPr>
          <w:rFonts w:asciiTheme="majorHAnsi" w:hAnsiTheme="majorHAnsi" w:eastAsiaTheme="majorEastAsia" w:cstheme="majorBidi"/>
          <w:color w:val="943634" w:themeColor="accent2" w:themeShade="BF"/>
          <w:sz w:val="22"/>
          <w:szCs w:val="22"/>
        </w:rPr>
        <w:t xml:space="preserve"> and</w:t>
      </w:r>
      <w:r w:rsidRPr="6C004676" w:rsidR="2ADB5631">
        <w:rPr>
          <w:rFonts w:asciiTheme="majorHAnsi" w:hAnsiTheme="majorHAnsi" w:eastAsiaTheme="majorEastAsia" w:cstheme="majorBidi"/>
          <w:color w:val="943634" w:themeColor="accent2" w:themeShade="BF"/>
          <w:sz w:val="22"/>
          <w:szCs w:val="22"/>
        </w:rPr>
        <w:t xml:space="preserve"> </w:t>
      </w:r>
      <w:r w:rsidRPr="6C004676">
        <w:rPr>
          <w:rFonts w:asciiTheme="majorHAnsi" w:hAnsiTheme="majorHAnsi" w:eastAsiaTheme="majorEastAsia" w:cstheme="majorBidi"/>
          <w:color w:val="943634" w:themeColor="accent2" w:themeShade="BF"/>
          <w:sz w:val="22"/>
          <w:szCs w:val="22"/>
        </w:rPr>
        <w:t>raise a helpdesk ticket</w:t>
      </w:r>
      <w:r w:rsidRPr="6C004676" w:rsidR="1FB0B9C1">
        <w:rPr>
          <w:rFonts w:asciiTheme="majorHAnsi" w:hAnsiTheme="majorHAnsi" w:eastAsiaTheme="majorEastAsia" w:cstheme="majorBidi"/>
          <w:color w:val="943634" w:themeColor="accent2" w:themeShade="BF"/>
          <w:sz w:val="22"/>
          <w:szCs w:val="22"/>
        </w:rPr>
        <w:t xml:space="preserve"> for recurring errors.</w:t>
      </w:r>
      <w:r w:rsidRPr="6C004676">
        <w:rPr>
          <w:rFonts w:asciiTheme="majorHAnsi" w:hAnsiTheme="majorHAnsi" w:eastAsiaTheme="majorEastAsia" w:cstheme="majorBidi"/>
          <w:color w:val="943634" w:themeColor="accent2" w:themeShade="BF"/>
          <w:sz w:val="22"/>
          <w:szCs w:val="22"/>
        </w:rPr>
        <w:t>&gt;</w:t>
      </w:r>
    </w:p>
    <w:p w:rsidR="33500FF1" w:rsidP="6C004676" w:rsidRDefault="33500FF1" w14:paraId="6C038AE6" w14:textId="18DE2FBC">
      <w:pPr>
        <w:ind w:left="720"/>
        <w:rPr>
          <w:rFonts w:asciiTheme="majorHAnsi" w:hAnsiTheme="majorHAnsi" w:cstheme="majorBidi"/>
          <w:sz w:val="22"/>
          <w:szCs w:val="22"/>
        </w:rPr>
      </w:pPr>
    </w:p>
    <w:p w:rsidR="07105C56" w:rsidP="6C004676" w:rsidRDefault="6CBCD675" w14:paraId="3E8626F2" w14:textId="7609A853">
      <w:pPr>
        <w:ind w:firstLine="720"/>
        <w:rPr>
          <w:rFonts w:asciiTheme="majorHAnsi" w:hAnsiTheme="majorHAnsi" w:cstheme="majorBidi"/>
          <w:sz w:val="22"/>
          <w:szCs w:val="22"/>
        </w:rPr>
      </w:pPr>
      <w:r w:rsidRPr="6C004676">
        <w:rPr>
          <w:rFonts w:asciiTheme="majorHAnsi" w:hAnsiTheme="majorHAnsi" w:cstheme="majorBidi"/>
          <w:sz w:val="22"/>
          <w:szCs w:val="22"/>
        </w:rPr>
        <w:t>Reference</w:t>
      </w:r>
      <w:r w:rsidRPr="6C004676" w:rsidR="55C9EA14">
        <w:rPr>
          <w:rFonts w:asciiTheme="majorHAnsi" w:hAnsiTheme="majorHAnsi" w:cstheme="majorBidi"/>
          <w:sz w:val="22"/>
          <w:szCs w:val="22"/>
        </w:rPr>
        <w:t>s</w:t>
      </w:r>
      <w:r w:rsidRPr="6C004676">
        <w:rPr>
          <w:rFonts w:asciiTheme="majorHAnsi" w:hAnsiTheme="majorHAnsi" w:cstheme="majorBidi"/>
          <w:sz w:val="22"/>
          <w:szCs w:val="22"/>
        </w:rPr>
        <w:t>:</w:t>
      </w:r>
    </w:p>
    <w:p w:rsidR="07105C56" w:rsidP="6C004676" w:rsidRDefault="27EA5CD8" w14:paraId="56FF28F5" w14:textId="39F86CA7">
      <w:pPr>
        <w:pStyle w:val="ListParagraph"/>
        <w:numPr>
          <w:ilvl w:val="0"/>
          <w:numId w:val="15"/>
        </w:numPr>
        <w:rPr>
          <w:rFonts w:asciiTheme="majorHAnsi" w:hAnsiTheme="majorHAnsi" w:cstheme="majorBidi"/>
          <w:sz w:val="22"/>
          <w:szCs w:val="22"/>
        </w:rPr>
      </w:pPr>
      <w:hyperlink r:id="rId51">
        <w:r w:rsidRPr="6C004676">
          <w:rPr>
            <w:rStyle w:val="Hyperlink"/>
            <w:sz w:val="22"/>
            <w:szCs w:val="22"/>
          </w:rPr>
          <w:t>D</w:t>
        </w:r>
        <w:r w:rsidRPr="6C004676" w:rsidR="2BF6EF69">
          <w:rPr>
            <w:rStyle w:val="Hyperlink"/>
            <w:sz w:val="22"/>
            <w:szCs w:val="22"/>
          </w:rPr>
          <w:t>TC Integration CoE</w:t>
        </w:r>
      </w:hyperlink>
      <w:r w:rsidRPr="6C004676" w:rsidR="45D270AB">
        <w:rPr>
          <w:sz w:val="22"/>
          <w:szCs w:val="22"/>
        </w:rPr>
        <w:t xml:space="preserve"> </w:t>
      </w:r>
    </w:p>
    <w:p w:rsidR="07105C56" w:rsidP="6C004676" w:rsidRDefault="5DE8F4F0" w14:paraId="25CCA0EF" w14:textId="3C5994BD">
      <w:pPr>
        <w:pStyle w:val="ListParagraph"/>
        <w:numPr>
          <w:ilvl w:val="0"/>
          <w:numId w:val="15"/>
        </w:numPr>
        <w:rPr>
          <w:rFonts w:asciiTheme="majorHAnsi" w:hAnsiTheme="majorHAnsi" w:cstheme="majorBidi"/>
          <w:sz w:val="22"/>
          <w:szCs w:val="22"/>
        </w:rPr>
      </w:pPr>
      <w:hyperlink r:id="rId52">
        <w:r w:rsidRPr="6C004676">
          <w:rPr>
            <w:rStyle w:val="Hyperlink"/>
            <w:rFonts w:asciiTheme="majorHAnsi" w:hAnsiTheme="majorHAnsi" w:cstheme="majorBidi"/>
            <w:sz w:val="22"/>
            <w:szCs w:val="22"/>
          </w:rPr>
          <w:t>DTC Integration Mulesoft API Inventory</w:t>
        </w:r>
        <w:r w:rsidRPr="6C004676" w:rsidR="172313E2">
          <w:rPr>
            <w:rStyle w:val="Hyperlink"/>
            <w:rFonts w:asciiTheme="majorHAnsi" w:hAnsiTheme="majorHAnsi" w:cstheme="majorBidi"/>
            <w:sz w:val="22"/>
            <w:szCs w:val="22"/>
          </w:rPr>
          <w:t>.</w:t>
        </w:r>
      </w:hyperlink>
      <w:r w:rsidRPr="6C004676" w:rsidR="172313E2">
        <w:rPr>
          <w:rFonts w:asciiTheme="majorHAnsi" w:hAnsiTheme="majorHAnsi" w:cstheme="majorBidi"/>
          <w:sz w:val="22"/>
          <w:szCs w:val="22"/>
        </w:rPr>
        <w:t xml:space="preserve"> </w:t>
      </w:r>
    </w:p>
    <w:p w:rsidR="07105C56" w:rsidP="6C004676" w:rsidRDefault="6719544F" w14:paraId="28C22693" w14:textId="75D58DEE">
      <w:pPr>
        <w:pStyle w:val="ListParagraph"/>
        <w:numPr>
          <w:ilvl w:val="0"/>
          <w:numId w:val="15"/>
        </w:numPr>
        <w:rPr>
          <w:rFonts w:asciiTheme="majorHAnsi" w:hAnsiTheme="majorHAnsi" w:cstheme="majorBidi"/>
          <w:sz w:val="22"/>
          <w:szCs w:val="22"/>
        </w:rPr>
      </w:pPr>
      <w:hyperlink r:id="rId53">
        <w:r w:rsidRPr="6C004676">
          <w:rPr>
            <w:rStyle w:val="Hyperlink"/>
            <w:rFonts w:asciiTheme="majorHAnsi" w:hAnsiTheme="majorHAnsi" w:cstheme="majorBidi"/>
            <w:sz w:val="22"/>
            <w:szCs w:val="22"/>
          </w:rPr>
          <w:t>DTC Integration Mulesoft ARB Design Review Requests</w:t>
        </w:r>
      </w:hyperlink>
      <w:r w:rsidRPr="6C004676" w:rsidR="2C8F0729">
        <w:rPr>
          <w:rFonts w:asciiTheme="majorHAnsi" w:hAnsiTheme="majorHAnsi" w:cstheme="majorBidi"/>
          <w:sz w:val="22"/>
          <w:szCs w:val="22"/>
        </w:rPr>
        <w:t xml:space="preserve">  </w:t>
      </w:r>
    </w:p>
    <w:p w:rsidR="07105C56" w:rsidP="6C004676" w:rsidRDefault="1F39E5BF" w14:paraId="7496B32C" w14:textId="3C786512">
      <w:pPr>
        <w:pStyle w:val="ListParagraph"/>
        <w:numPr>
          <w:ilvl w:val="0"/>
          <w:numId w:val="15"/>
        </w:numPr>
        <w:rPr>
          <w:rFonts w:asciiTheme="majorHAnsi" w:hAnsiTheme="majorHAnsi" w:cstheme="majorBidi"/>
          <w:sz w:val="22"/>
          <w:szCs w:val="22"/>
        </w:rPr>
      </w:pPr>
      <w:hyperlink r:id="rId54">
        <w:r w:rsidRPr="6C004676">
          <w:rPr>
            <w:rStyle w:val="Hyperlink"/>
            <w:rFonts w:asciiTheme="majorHAnsi" w:hAnsiTheme="majorHAnsi" w:cstheme="majorBidi"/>
            <w:sz w:val="22"/>
            <w:szCs w:val="22"/>
          </w:rPr>
          <w:t>DTC Integration Architecture Review Board</w:t>
        </w:r>
      </w:hyperlink>
    </w:p>
    <w:p w:rsidR="33500FF1" w:rsidP="33500FF1" w:rsidRDefault="33500FF1" w14:paraId="40C62BAE" w14:textId="07A2BC7A">
      <w:pPr>
        <w:ind w:left="720"/>
        <w:rPr>
          <w:rFonts w:asciiTheme="majorHAnsi" w:hAnsiTheme="majorHAnsi" w:cstheme="majorBidi"/>
        </w:rPr>
      </w:pPr>
    </w:p>
    <w:p w:rsidR="33500FF1" w:rsidP="33500FF1" w:rsidRDefault="33500FF1" w14:paraId="5CD0D6A2" w14:textId="0FC424CB">
      <w:pPr>
        <w:ind w:firstLine="720"/>
        <w:rPr>
          <w:rFonts w:asciiTheme="majorHAnsi" w:hAnsiTheme="majorHAnsi" w:cstheme="majorBidi"/>
        </w:rPr>
      </w:pPr>
    </w:p>
    <w:p w:rsidR="72019D33" w:rsidP="5512A1F3" w:rsidRDefault="17D20FE7" w14:paraId="2805C342" w14:textId="226B041F">
      <w:pPr>
        <w:pStyle w:val="Heading2"/>
      </w:pPr>
      <w:bookmarkStart w:name="_Toc197708048" w:id="75"/>
      <w:bookmarkStart w:name="_Toc197940037" w:id="76"/>
      <w:bookmarkStart w:name="_Toc1038647776" w:id="77"/>
      <w:r>
        <w:t xml:space="preserve">3.2 </w:t>
      </w:r>
      <w:r w:rsidR="6036FDEE">
        <w:t>Platform Events Integration</w:t>
      </w:r>
      <w:r w:rsidR="79273EDE">
        <w:t xml:space="preserve"> </w:t>
      </w:r>
      <w:bookmarkEnd w:id="75"/>
      <w:bookmarkEnd w:id="76"/>
      <w:bookmarkEnd w:id="77"/>
    </w:p>
    <w:p w:rsidR="56647287" w:rsidP="56647287" w:rsidRDefault="56647287" w14:paraId="62D96DBF" w14:textId="7CD02890"/>
    <w:p w:rsidR="6F9F758F" w:rsidP="6C004676" w:rsidRDefault="177255FF" w14:paraId="6A3AAFD9" w14:textId="4F68F1CE">
      <w:pPr>
        <w:ind w:left="720"/>
        <w:rPr>
          <w:rFonts w:asciiTheme="majorHAnsi" w:hAnsiTheme="majorHAnsi" w:cstheme="majorBidi"/>
          <w:sz w:val="22"/>
          <w:szCs w:val="22"/>
        </w:rPr>
      </w:pPr>
      <w:bookmarkStart w:name="_Toc197708049" w:id="78"/>
      <w:r w:rsidRPr="6C004676">
        <w:rPr>
          <w:rFonts w:eastAsia="Segoe UI" w:asciiTheme="majorHAnsi" w:hAnsiTheme="majorHAnsi" w:cstheme="majorBidi"/>
          <w:sz w:val="22"/>
          <w:szCs w:val="22"/>
        </w:rPr>
        <w:t xml:space="preserve">Guidance: </w:t>
      </w:r>
      <w:r w:rsidRPr="6C004676" w:rsidR="44A7D75E">
        <w:rPr>
          <w:rFonts w:eastAsia="Segoe UI" w:asciiTheme="majorHAnsi" w:hAnsiTheme="majorHAnsi" w:cstheme="majorBidi"/>
          <w:sz w:val="22"/>
          <w:szCs w:val="22"/>
        </w:rPr>
        <w:t>Complete this section if you are using custom platform events or Nebula logger</w:t>
      </w:r>
      <w:r w:rsidRPr="6C004676" w:rsidR="7B6ED691">
        <w:rPr>
          <w:rFonts w:eastAsia="Segoe UI" w:asciiTheme="majorHAnsi" w:hAnsiTheme="majorHAnsi" w:cstheme="majorBidi"/>
          <w:sz w:val="22"/>
          <w:szCs w:val="22"/>
        </w:rPr>
        <w:t>, which uses</w:t>
      </w:r>
      <w:r w:rsidRPr="6C004676" w:rsidR="0352EB76">
        <w:rPr>
          <w:rFonts w:eastAsia="Segoe UI" w:asciiTheme="majorHAnsi" w:hAnsiTheme="majorHAnsi" w:cstheme="majorBidi"/>
          <w:sz w:val="22"/>
          <w:szCs w:val="22"/>
        </w:rPr>
        <w:t xml:space="preserve"> </w:t>
      </w:r>
      <w:r w:rsidRPr="6C004676" w:rsidR="7B6ED691">
        <w:rPr>
          <w:rFonts w:eastAsia="Segoe UI" w:asciiTheme="majorHAnsi" w:hAnsiTheme="majorHAnsi" w:cstheme="majorBidi"/>
          <w:sz w:val="22"/>
          <w:szCs w:val="22"/>
        </w:rPr>
        <w:t>platform events,</w:t>
      </w:r>
      <w:r w:rsidRPr="6C004676" w:rsidR="44A7D75E">
        <w:rPr>
          <w:rFonts w:eastAsia="Segoe UI" w:asciiTheme="majorHAnsi" w:hAnsiTheme="majorHAnsi" w:cstheme="majorBidi"/>
          <w:sz w:val="22"/>
          <w:szCs w:val="22"/>
        </w:rPr>
        <w:t xml:space="preserve"> in your solution. </w:t>
      </w:r>
      <w:bookmarkEnd w:id="78"/>
    </w:p>
    <w:p w:rsidR="00346464" w:rsidP="0083246F" w:rsidRDefault="00346464" w14:paraId="528891ED" w14:textId="77777777">
      <w:pPr>
        <w:ind w:left="360"/>
        <w:rPr>
          <w:i/>
          <w:iCs/>
        </w:rPr>
      </w:pPr>
    </w:p>
    <w:p w:rsidRPr="00D123E7" w:rsidR="0F3FA3EC" w:rsidP="6C004676" w:rsidRDefault="59767C24" w14:paraId="30ED82A4" w14:textId="751DB590">
      <w:pPr>
        <w:pStyle w:val="Response"/>
        <w:rPr>
          <w:rFonts w:eastAsia="Arial"/>
        </w:rPr>
      </w:pPr>
      <w:bookmarkStart w:name="_Toc197708051" w:id="79"/>
      <w:r>
        <w:t>Response: See Platform Events table below.</w:t>
      </w:r>
      <w:bookmarkEnd w:id="79"/>
    </w:p>
    <w:p w:rsidR="0F3FA3EC" w:rsidP="56647287" w:rsidRDefault="0F3FA3EC" w14:paraId="4F75ECFF" w14:textId="3639A953">
      <w:pPr>
        <w:ind w:left="5040"/>
      </w:pPr>
    </w:p>
    <w:tbl>
      <w:tblPr>
        <w:tblW w:w="9980" w:type="dxa"/>
        <w:tblInd w:w="36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2175"/>
        <w:gridCol w:w="3179"/>
        <w:gridCol w:w="2487"/>
        <w:gridCol w:w="2139"/>
      </w:tblGrid>
      <w:tr w:rsidR="0F3FA3EC" w:rsidTr="78587983" w14:paraId="45F220C8" w14:textId="77777777">
        <w:trPr>
          <w:trHeight w:val="300"/>
        </w:trPr>
        <w:tc>
          <w:tcPr>
            <w:tcW w:w="2175" w:type="dxa"/>
            <w:shd w:val="clear" w:color="auto" w:fill="C9DAF8"/>
            <w:tcMar>
              <w:top w:w="100" w:type="dxa"/>
              <w:left w:w="100" w:type="dxa"/>
              <w:bottom w:w="100" w:type="dxa"/>
              <w:right w:w="100" w:type="dxa"/>
            </w:tcMar>
          </w:tcPr>
          <w:p w:rsidR="0F3FA3EC" w:rsidP="33500FF1" w:rsidRDefault="58B5EBD6" w14:paraId="4CEC2EF3" w14:textId="60D02CC9">
            <w:pPr>
              <w:pStyle w:val="paragraph"/>
              <w:widowControl w:val="0"/>
              <w:spacing w:before="0" w:beforeAutospacing="0" w:after="0" w:afterAutospacing="0"/>
              <w:jc w:val="center"/>
              <w:rPr>
                <w:rStyle w:val="normaltextrun"/>
                <w:rFonts w:ascii="Calibri" w:hAnsi="Calibri" w:cs="Calibri"/>
                <w:b/>
                <w:bCs/>
              </w:rPr>
            </w:pPr>
            <w:r w:rsidRPr="33500FF1">
              <w:rPr>
                <w:rStyle w:val="normaltextrun"/>
                <w:rFonts w:ascii="Calibri" w:hAnsi="Calibri" w:cs="Calibri"/>
                <w:b/>
                <w:bCs/>
              </w:rPr>
              <w:t>Platform Event</w:t>
            </w:r>
            <w:r w:rsidRPr="33500FF1" w:rsidR="65121B8F">
              <w:rPr>
                <w:rStyle w:val="normaltextrun"/>
                <w:rFonts w:ascii="Calibri" w:hAnsi="Calibri" w:cs="Calibri"/>
                <w:b/>
                <w:bCs/>
              </w:rPr>
              <w:t xml:space="preserve"> Name</w:t>
            </w:r>
          </w:p>
        </w:tc>
        <w:tc>
          <w:tcPr>
            <w:tcW w:w="3179" w:type="dxa"/>
            <w:shd w:val="clear" w:color="auto" w:fill="C9DAF8"/>
            <w:tcMar>
              <w:top w:w="100" w:type="dxa"/>
              <w:left w:w="100" w:type="dxa"/>
              <w:bottom w:w="100" w:type="dxa"/>
              <w:right w:w="100" w:type="dxa"/>
            </w:tcMar>
          </w:tcPr>
          <w:p w:rsidR="0F3FA3EC" w:rsidP="56647287" w:rsidRDefault="731810E9" w14:paraId="1CF460D7" w14:textId="1350BB5F">
            <w:pPr>
              <w:pStyle w:val="paragraph"/>
              <w:widowControl w:val="0"/>
              <w:spacing w:before="0" w:beforeAutospacing="0" w:after="0" w:afterAutospacing="0"/>
              <w:jc w:val="center"/>
              <w:rPr>
                <w:rStyle w:val="normaltextrun"/>
                <w:rFonts w:ascii="Calibri" w:hAnsi="Calibri" w:cs="Calibri"/>
                <w:b/>
                <w:bCs/>
              </w:rPr>
            </w:pPr>
            <w:r w:rsidRPr="56647287">
              <w:rPr>
                <w:rStyle w:val="normaltextrun"/>
                <w:rFonts w:ascii="Calibri" w:hAnsi="Calibri" w:cs="Calibri"/>
                <w:b/>
                <w:bCs/>
              </w:rPr>
              <w:t>Desc</w:t>
            </w:r>
            <w:r w:rsidRPr="56647287" w:rsidR="7FA23E76">
              <w:rPr>
                <w:rStyle w:val="normaltextrun"/>
                <w:rFonts w:ascii="Calibri" w:hAnsi="Calibri" w:cs="Calibri"/>
                <w:b/>
                <w:bCs/>
              </w:rPr>
              <w:t>ription</w:t>
            </w:r>
            <w:r w:rsidRPr="56647287">
              <w:rPr>
                <w:rStyle w:val="normaltextrun"/>
                <w:rFonts w:ascii="Calibri" w:hAnsi="Calibri" w:cs="Calibri"/>
                <w:b/>
                <w:bCs/>
              </w:rPr>
              <w:t xml:space="preserve"> </w:t>
            </w:r>
          </w:p>
        </w:tc>
        <w:tc>
          <w:tcPr>
            <w:tcW w:w="2487" w:type="dxa"/>
            <w:shd w:val="clear" w:color="auto" w:fill="C9DAF8"/>
            <w:tcMar>
              <w:top w:w="100" w:type="dxa"/>
              <w:left w:w="100" w:type="dxa"/>
              <w:bottom w:w="100" w:type="dxa"/>
              <w:right w:w="100" w:type="dxa"/>
            </w:tcMar>
          </w:tcPr>
          <w:p w:rsidR="0F3FA3EC" w:rsidP="56647287" w:rsidRDefault="035C4548" w14:paraId="1D7EB719" w14:textId="55A5BCED">
            <w:pPr>
              <w:pStyle w:val="paragraph"/>
              <w:widowControl w:val="0"/>
              <w:spacing w:before="0" w:beforeAutospacing="0" w:after="0" w:afterAutospacing="0"/>
              <w:jc w:val="center"/>
            </w:pPr>
            <w:r w:rsidRPr="56647287">
              <w:rPr>
                <w:rStyle w:val="normaltextrun"/>
                <w:rFonts w:ascii="Calibri" w:hAnsi="Calibri" w:cs="Calibri"/>
                <w:b/>
                <w:bCs/>
              </w:rPr>
              <w:t>Volume and Subscribers</w:t>
            </w:r>
          </w:p>
        </w:tc>
        <w:tc>
          <w:tcPr>
            <w:tcW w:w="2139" w:type="dxa"/>
            <w:shd w:val="clear" w:color="auto" w:fill="C9DAF8"/>
            <w:tcMar>
              <w:top w:w="100" w:type="dxa"/>
              <w:left w:w="100" w:type="dxa"/>
              <w:bottom w:w="100" w:type="dxa"/>
              <w:right w:w="100" w:type="dxa"/>
            </w:tcMar>
          </w:tcPr>
          <w:p w:rsidR="56647287" w:rsidP="56647287" w:rsidRDefault="56BD2E57" w14:paraId="229FA6F0" w14:textId="3C7D1326">
            <w:pPr>
              <w:pStyle w:val="paragraph"/>
              <w:jc w:val="center"/>
              <w:rPr>
                <w:rStyle w:val="normaltextrun"/>
                <w:rFonts w:ascii="Calibri" w:hAnsi="Calibri" w:cs="Calibri"/>
                <w:b/>
                <w:bCs/>
              </w:rPr>
            </w:pPr>
            <w:r w:rsidRPr="78587983">
              <w:rPr>
                <w:rStyle w:val="normaltextrun"/>
                <w:rFonts w:ascii="Calibri" w:hAnsi="Calibri" w:cs="Calibri"/>
                <w:b/>
                <w:bCs/>
              </w:rPr>
              <w:t xml:space="preserve">Is this monitored by Application Monitoring? </w:t>
            </w:r>
            <w:r w:rsidRPr="78587983">
              <w:rPr>
                <w:rStyle w:val="normaltextrun"/>
                <w:rFonts w:ascii="Calibri" w:hAnsi="Calibri" w:cs="Calibri"/>
              </w:rPr>
              <w:t>(Y</w:t>
            </w:r>
            <w:r w:rsidRPr="78587983" w:rsidR="25393454">
              <w:rPr>
                <w:rStyle w:val="normaltextrun"/>
                <w:rFonts w:ascii="Calibri" w:hAnsi="Calibri" w:cs="Calibri"/>
              </w:rPr>
              <w:t xml:space="preserve">es </w:t>
            </w:r>
            <w:r w:rsidRPr="78587983">
              <w:rPr>
                <w:rStyle w:val="normaltextrun"/>
                <w:rFonts w:ascii="Calibri" w:hAnsi="Calibri" w:cs="Calibri"/>
              </w:rPr>
              <w:t>/</w:t>
            </w:r>
            <w:r w:rsidRPr="78587983" w:rsidR="1FB59590">
              <w:rPr>
                <w:rStyle w:val="normaltextrun"/>
                <w:rFonts w:ascii="Calibri" w:hAnsi="Calibri" w:cs="Calibri"/>
              </w:rPr>
              <w:t xml:space="preserve"> </w:t>
            </w:r>
            <w:r w:rsidRPr="78587983">
              <w:rPr>
                <w:rStyle w:val="normaltextrun"/>
                <w:rFonts w:ascii="Calibri" w:hAnsi="Calibri" w:cs="Calibri"/>
              </w:rPr>
              <w:t>N</w:t>
            </w:r>
            <w:r w:rsidRPr="78587983" w:rsidR="0E7C9E78">
              <w:rPr>
                <w:rStyle w:val="normaltextrun"/>
                <w:rFonts w:ascii="Calibri" w:hAnsi="Calibri" w:cs="Calibri"/>
              </w:rPr>
              <w:t>o</w:t>
            </w:r>
            <w:r w:rsidRPr="78587983">
              <w:rPr>
                <w:rStyle w:val="normaltextrun"/>
                <w:rFonts w:ascii="Calibri" w:hAnsi="Calibri" w:cs="Calibri"/>
              </w:rPr>
              <w:t>)</w:t>
            </w:r>
          </w:p>
        </w:tc>
      </w:tr>
      <w:tr>
        <w:tc>
          <w:tcPr>
            <w:tcW w:type="dxa" w:w="2175"/>
          </w:tcPr>
          <w:p>
            <w:r>
              <w:rPr>
                <w:rFonts w:ascii="Calibri" w:hAnsi="Calibri"/>
                <w:sz w:val="22"/>
              </w:rPr>
              <w:t>DeploymentEvent__e</w:t>
            </w:r>
          </w:p>
        </w:tc>
        <w:tc>
          <w:tcPr>
            <w:tcW w:type="dxa" w:w="3179"/>
          </w:tcPr>
          <w:p>
            <w:r>
              <w:rPr>
                <w:rFonts w:ascii="Calibri" w:hAnsi="Calibri"/>
                <w:sz w:val="22"/>
              </w:rPr>
              <w:t>Signals completion of Custom Metadata deployments for CRLP rollup configuration</w:t>
            </w:r>
          </w:p>
        </w:tc>
        <w:tc>
          <w:tcPr>
            <w:tcW w:type="dxa" w:w="2487"/>
          </w:tcPr>
          <w:p>
            <w:r>
              <w:rPr>
                <w:rFonts w:ascii="Calibri" w:hAnsi="Calibri"/>
                <w:sz w:val="22"/>
              </w:rPr>
              <w:t>Internal</w:t>
            </w:r>
          </w:p>
        </w:tc>
        <w:tc>
          <w:tcPr>
            <w:tcW w:type="dxa" w:w="2139"/>
          </w:tcPr>
          <w:p>
            <w:r>
              <w:rPr>
                <w:rFonts w:ascii="Calibri" w:hAnsi="Calibri"/>
                <w:sz w:val="22"/>
              </w:rPr>
              <w:t>Low — config changes only</w:t>
            </w:r>
          </w:p>
        </w:tc>
      </w:tr>
    </w:tbl>
    <w:p w:rsidR="7BFEA056" w:rsidRDefault="7BFEA056" w14:paraId="5461418E" w14:textId="5C34F727"/>
    <w:p w:rsidR="5F1AFEB9" w:rsidP="6C004676" w:rsidRDefault="727B781D" w14:paraId="3BD8A6E3" w14:textId="1CE61470">
      <w:pPr>
        <w:ind w:left="720"/>
        <w:rPr>
          <w:rFonts w:asciiTheme="majorHAnsi" w:hAnsiTheme="majorHAnsi" w:eastAsiaTheme="majorEastAsia" w:cstheme="majorBidi"/>
          <w:i/>
          <w:iCs/>
          <w:sz w:val="22"/>
          <w:szCs w:val="22"/>
        </w:rPr>
      </w:pPr>
      <w:r w:rsidRPr="6C004676">
        <w:rPr>
          <w:rFonts w:asciiTheme="majorHAnsi" w:hAnsiTheme="majorHAnsi" w:eastAsiaTheme="majorEastAsia" w:cstheme="majorBidi"/>
          <w:sz w:val="22"/>
          <w:szCs w:val="22"/>
        </w:rPr>
        <w:t>Reference</w:t>
      </w:r>
      <w:r w:rsidRPr="6C004676" w:rsidR="7194C1A7">
        <w:rPr>
          <w:rFonts w:asciiTheme="majorHAnsi" w:hAnsiTheme="majorHAnsi" w:eastAsiaTheme="majorEastAsia" w:cstheme="majorBidi"/>
          <w:sz w:val="22"/>
          <w:szCs w:val="22"/>
        </w:rPr>
        <w:t>s</w:t>
      </w:r>
      <w:r w:rsidRPr="6C004676">
        <w:rPr>
          <w:rFonts w:asciiTheme="majorHAnsi" w:hAnsiTheme="majorHAnsi" w:eastAsiaTheme="majorEastAsia" w:cstheme="majorBidi"/>
          <w:sz w:val="22"/>
          <w:szCs w:val="22"/>
        </w:rPr>
        <w:t xml:space="preserve">: </w:t>
      </w:r>
    </w:p>
    <w:p w:rsidR="5F1AFEB9" w:rsidP="6C004676" w:rsidRDefault="727B781D" w14:paraId="05FB4A44" w14:textId="252806AD">
      <w:pPr>
        <w:pStyle w:val="ListParagraph"/>
        <w:numPr>
          <w:ilvl w:val="0"/>
          <w:numId w:val="10"/>
        </w:numPr>
        <w:rPr>
          <w:sz w:val="22"/>
          <w:szCs w:val="22"/>
        </w:rPr>
      </w:pPr>
      <w:r w:rsidRPr="6C004676">
        <w:rPr>
          <w:rFonts w:asciiTheme="majorHAnsi" w:hAnsiTheme="majorHAnsi" w:eastAsiaTheme="majorEastAsia" w:cstheme="majorBidi"/>
          <w:sz w:val="22"/>
          <w:szCs w:val="22"/>
        </w:rPr>
        <w:t xml:space="preserve">Use of Platform Events requires an Architecture Support Request </w:t>
      </w:r>
      <w:hyperlink r:id="rId55">
        <w:r w:rsidRPr="6C004676">
          <w:rPr>
            <w:rStyle w:val="Hyperlink"/>
            <w:rFonts w:asciiTheme="majorHAnsi" w:hAnsiTheme="majorHAnsi" w:eastAsiaTheme="majorEastAsia" w:cstheme="majorBidi"/>
            <w:sz w:val="22"/>
            <w:szCs w:val="22"/>
          </w:rPr>
          <w:t>ASR</w:t>
        </w:r>
      </w:hyperlink>
      <w:r w:rsidRPr="6C004676">
        <w:rPr>
          <w:rFonts w:asciiTheme="majorHAnsi" w:hAnsiTheme="majorHAnsi" w:eastAsiaTheme="majorEastAsia" w:cstheme="majorBidi"/>
          <w:sz w:val="22"/>
          <w:szCs w:val="22"/>
        </w:rPr>
        <w:t xml:space="preserve"> and </w:t>
      </w:r>
      <w:hyperlink r:id="rId56">
        <w:r w:rsidRPr="6C004676">
          <w:rPr>
            <w:rStyle w:val="Hyperlink"/>
            <w:rFonts w:asciiTheme="majorHAnsi" w:hAnsiTheme="majorHAnsi" w:eastAsiaTheme="majorEastAsia" w:cstheme="majorBidi"/>
            <w:sz w:val="22"/>
            <w:szCs w:val="22"/>
          </w:rPr>
          <w:t>SecRisk</w:t>
        </w:r>
      </w:hyperlink>
      <w:r w:rsidRPr="6C004676">
        <w:rPr>
          <w:rFonts w:asciiTheme="majorHAnsi" w:hAnsiTheme="majorHAnsi" w:eastAsiaTheme="majorEastAsia" w:cstheme="majorBidi"/>
          <w:sz w:val="22"/>
          <w:szCs w:val="22"/>
        </w:rPr>
        <w:t xml:space="preserve"> to</w:t>
      </w:r>
      <w:r w:rsidRPr="6C004676" w:rsidR="0F9760AA">
        <w:rPr>
          <w:rFonts w:asciiTheme="majorHAnsi" w:hAnsiTheme="majorHAnsi" w:eastAsiaTheme="majorEastAsia" w:cstheme="majorBidi"/>
          <w:sz w:val="22"/>
          <w:szCs w:val="22"/>
        </w:rPr>
        <w:t xml:space="preserve"> </w:t>
      </w:r>
      <w:r w:rsidRPr="6C004676">
        <w:rPr>
          <w:rFonts w:asciiTheme="majorHAnsi" w:hAnsiTheme="majorHAnsi" w:eastAsiaTheme="majorEastAsia" w:cstheme="majorBidi"/>
          <w:sz w:val="22"/>
          <w:szCs w:val="22"/>
        </w:rPr>
        <w:t>enable to functionality for an org. This is considered an Integration as data is leaving the Salesforce</w:t>
      </w:r>
      <w:r w:rsidRPr="6C004676" w:rsidR="6885B75E">
        <w:rPr>
          <w:rFonts w:asciiTheme="majorHAnsi" w:hAnsiTheme="majorHAnsi" w:eastAsiaTheme="majorEastAsia" w:cstheme="majorBidi"/>
          <w:sz w:val="22"/>
          <w:szCs w:val="22"/>
        </w:rPr>
        <w:t xml:space="preserve"> </w:t>
      </w:r>
      <w:r w:rsidRPr="6C004676">
        <w:rPr>
          <w:rFonts w:asciiTheme="majorHAnsi" w:hAnsiTheme="majorHAnsi" w:eastAsiaTheme="majorEastAsia" w:cstheme="majorBidi"/>
          <w:sz w:val="22"/>
          <w:szCs w:val="22"/>
        </w:rPr>
        <w:t xml:space="preserve">boundary. </w:t>
      </w:r>
      <w:hyperlink w:anchor="platform_events_limits_which_events" r:id="rId57">
        <w:r w:rsidRPr="6C004676" w:rsidR="18F95FC0">
          <w:rPr>
            <w:rStyle w:val="Hyperlink"/>
            <w:rFonts w:asciiTheme="majorHAnsi" w:hAnsiTheme="majorHAnsi" w:eastAsiaTheme="majorEastAsia" w:cstheme="majorBidi"/>
            <w:sz w:val="22"/>
            <w:szCs w:val="22"/>
          </w:rPr>
          <w:t>Salesforce Platform Events Allocation</w:t>
        </w:r>
      </w:hyperlink>
    </w:p>
    <w:p w:rsidR="11D9AEF5" w:rsidP="6C004676" w:rsidRDefault="11D9AEF5" w14:paraId="7834556A" w14:textId="6FADE1B1">
      <w:pPr>
        <w:pStyle w:val="ListParagraph"/>
        <w:numPr>
          <w:ilvl w:val="0"/>
          <w:numId w:val="10"/>
        </w:numPr>
        <w:rPr>
          <w:rFonts w:asciiTheme="majorHAnsi" w:hAnsiTheme="majorHAnsi" w:cstheme="majorBidi"/>
          <w:sz w:val="22"/>
          <w:szCs w:val="22"/>
        </w:rPr>
      </w:pPr>
      <w:hyperlink r:id="rId58">
        <w:r w:rsidRPr="6C004676">
          <w:rPr>
            <w:rStyle w:val="Hyperlink"/>
            <w:rFonts w:asciiTheme="majorHAnsi" w:hAnsiTheme="majorHAnsi" w:cstheme="majorBidi"/>
            <w:sz w:val="22"/>
            <w:szCs w:val="22"/>
          </w:rPr>
          <w:t>Nebula Logger</w:t>
        </w:r>
      </w:hyperlink>
      <w:r w:rsidRPr="6C004676">
        <w:rPr>
          <w:rFonts w:asciiTheme="majorHAnsi" w:hAnsiTheme="majorHAnsi" w:cstheme="majorBidi"/>
          <w:sz w:val="22"/>
          <w:szCs w:val="22"/>
        </w:rPr>
        <w:t xml:space="preserve">. DTC provides a slightly </w:t>
      </w:r>
      <w:hyperlink r:id="rId59">
        <w:r w:rsidRPr="6C004676">
          <w:rPr>
            <w:rStyle w:val="Hyperlink"/>
            <w:rFonts w:asciiTheme="majorHAnsi" w:hAnsiTheme="majorHAnsi" w:cstheme="majorBidi"/>
            <w:sz w:val="22"/>
            <w:szCs w:val="22"/>
          </w:rPr>
          <w:t>customized version of this open-source library</w:t>
        </w:r>
      </w:hyperlink>
      <w:r w:rsidRPr="6C004676">
        <w:rPr>
          <w:rFonts w:ascii="Calibri" w:hAnsi="Calibri" w:eastAsia="Calibri" w:cs="Calibri"/>
          <w:b/>
          <w:bCs/>
          <w:color w:val="366091"/>
          <w:sz w:val="22"/>
          <w:szCs w:val="22"/>
        </w:rPr>
        <w:t xml:space="preserve"> .</w:t>
      </w:r>
    </w:p>
    <w:p w:rsidR="6C004676" w:rsidP="6C004676" w:rsidRDefault="6C004676" w14:paraId="16E03E80" w14:textId="65AD6946">
      <w:pPr>
        <w:ind w:left="720"/>
        <w:rPr>
          <w:rFonts w:asciiTheme="majorHAnsi" w:hAnsiTheme="majorHAnsi" w:eastAsiaTheme="majorEastAsia" w:cstheme="majorBidi"/>
          <w:i/>
          <w:iCs/>
        </w:rPr>
      </w:pPr>
    </w:p>
    <w:p w:rsidR="56647287" w:rsidP="56647287" w:rsidRDefault="56647287" w14:paraId="77D27976" w14:textId="082EA7F7">
      <w:pPr>
        <w:ind w:left="720" w:firstLine="720"/>
        <w:rPr>
          <w:rFonts w:asciiTheme="majorHAnsi" w:hAnsiTheme="majorHAnsi" w:cstheme="majorBidi"/>
          <w:i/>
          <w:iCs/>
        </w:rPr>
      </w:pPr>
    </w:p>
    <w:p w:rsidR="5512A1F3" w:rsidP="6C004676" w:rsidRDefault="4A147B79" w14:paraId="5220990B" w14:textId="3936CBFF">
      <w:pPr>
        <w:pStyle w:val="Heading2"/>
      </w:pPr>
      <w:r>
        <w:t xml:space="preserve">3.3 Change Data Capture </w:t>
      </w:r>
    </w:p>
    <w:p w:rsidR="5512A1F3" w:rsidRDefault="5512A1F3" w14:paraId="6BEB69FB" w14:textId="7CD02890"/>
    <w:p w:rsidR="5512A1F3" w:rsidP="6C004676" w:rsidRDefault="4A147B79" w14:paraId="4481D567" w14:textId="41533BF9">
      <w:pPr>
        <w:ind w:left="720"/>
        <w:rPr>
          <w:rFonts w:eastAsia="Segoe UI" w:asciiTheme="majorHAnsi" w:hAnsiTheme="majorHAnsi" w:cstheme="majorBidi"/>
          <w:sz w:val="22"/>
          <w:szCs w:val="22"/>
        </w:rPr>
      </w:pPr>
      <w:r w:rsidRPr="6C004676">
        <w:rPr>
          <w:rFonts w:eastAsia="Segoe UI" w:asciiTheme="majorHAnsi" w:hAnsiTheme="majorHAnsi" w:cstheme="majorBidi"/>
          <w:sz w:val="22"/>
          <w:szCs w:val="22"/>
        </w:rPr>
        <w:t xml:space="preserve">Guidance: Complete this section if you are </w:t>
      </w:r>
      <w:r w:rsidRPr="6C004676" w:rsidR="2D6A29FB">
        <w:rPr>
          <w:rFonts w:eastAsia="Segoe UI" w:asciiTheme="majorHAnsi" w:hAnsiTheme="majorHAnsi" w:cstheme="majorBidi"/>
          <w:sz w:val="22"/>
          <w:szCs w:val="22"/>
        </w:rPr>
        <w:t xml:space="preserve">planning to use </w:t>
      </w:r>
      <w:r w:rsidRPr="6C004676">
        <w:rPr>
          <w:rFonts w:eastAsia="Segoe UI" w:asciiTheme="majorHAnsi" w:hAnsiTheme="majorHAnsi" w:cstheme="majorBidi"/>
          <w:sz w:val="22"/>
          <w:szCs w:val="22"/>
        </w:rPr>
        <w:t>Change Data Capture</w:t>
      </w:r>
      <w:r w:rsidRPr="6C004676" w:rsidR="474459DF">
        <w:rPr>
          <w:rFonts w:eastAsia="Segoe UI" w:asciiTheme="majorHAnsi" w:hAnsiTheme="majorHAnsi" w:cstheme="majorBidi"/>
          <w:sz w:val="22"/>
          <w:szCs w:val="22"/>
        </w:rPr>
        <w:t xml:space="preserve"> for on platform processing or data replication to </w:t>
      </w:r>
      <w:r w:rsidRPr="6C004676" w:rsidR="50EEDB20">
        <w:rPr>
          <w:rFonts w:eastAsia="Segoe UI" w:asciiTheme="majorHAnsi" w:hAnsiTheme="majorHAnsi" w:cstheme="majorBidi"/>
          <w:sz w:val="22"/>
          <w:szCs w:val="22"/>
        </w:rPr>
        <w:t>external systems.</w:t>
      </w:r>
    </w:p>
    <w:p w:rsidR="5512A1F3" w:rsidP="6C004676" w:rsidRDefault="5512A1F3" w14:paraId="3CF3E165" w14:textId="77777777">
      <w:pPr>
        <w:ind w:left="360"/>
        <w:rPr>
          <w:i/>
          <w:iCs/>
        </w:rPr>
      </w:pPr>
    </w:p>
    <w:p w:rsidR="5512A1F3" w:rsidP="6C004676" w:rsidRDefault="4A147B79" w14:paraId="6C94EFB2" w14:textId="751DB590">
      <w:pPr>
        <w:pStyle w:val="Response"/>
        <w:rPr>
          <w:rFonts w:eastAsia="Arial"/>
        </w:rPr>
      </w:pPr>
      <w:r>
        <w:t xml:space="preserve">Response: NPSP does not currently implement Change Data Capture (CDC). Event-driven patterns are limited to the DeploymentEvent__e Platform Event for Custom Metadata deployment notifications. CDC could be considered for future integration patterns if external systems need real-time donation event streaming. </w:t>
      </w:r>
      <w:r>
        <w:rPr>
          <w:color w:val="FF0000"/>
        </w:rPr>
        <w:t>TBD</w:t>
      </w:r>
      <w:r>
        <w:t>.</w:t>
      </w:r>
    </w:p>
    <w:p w:rsidR="5512A1F3" w:rsidP="6C004676" w:rsidRDefault="5512A1F3" w14:paraId="1AB69544" w14:textId="3639A953">
      <w:pPr>
        <w:ind w:left="5040"/>
      </w:pPr>
    </w:p>
    <w:tbl>
      <w:tblPr>
        <w:tblW w:w="0" w:type="auto"/>
        <w:tblInd w:w="36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2175"/>
        <w:gridCol w:w="4695"/>
        <w:gridCol w:w="3119"/>
      </w:tblGrid>
      <w:tr w:rsidR="6C004676" w:rsidTr="6C004676" w14:paraId="3A41407A" w14:textId="77777777">
        <w:trPr>
          <w:trHeight w:val="300"/>
        </w:trPr>
        <w:tc>
          <w:tcPr>
            <w:tcW w:w="2175" w:type="dxa"/>
            <w:shd w:val="clear" w:color="auto" w:fill="C9DAF8"/>
            <w:tcMar>
              <w:top w:w="100" w:type="dxa"/>
              <w:left w:w="100" w:type="dxa"/>
              <w:bottom w:w="100" w:type="dxa"/>
              <w:right w:w="100" w:type="dxa"/>
            </w:tcMar>
          </w:tcPr>
          <w:p w:rsidR="65A36561" w:rsidP="6C004676" w:rsidRDefault="65A36561" w14:paraId="33ABC9D0" w14:textId="0CC82FA0">
            <w:pPr>
              <w:pStyle w:val="paragraph"/>
              <w:widowControl w:val="0"/>
              <w:spacing w:before="0" w:beforeAutospacing="0" w:after="0" w:afterAutospacing="0"/>
              <w:jc w:val="center"/>
            </w:pPr>
            <w:r w:rsidRPr="6C004676">
              <w:rPr>
                <w:rStyle w:val="normaltextrun"/>
                <w:rFonts w:ascii="Calibri" w:hAnsi="Calibri" w:cs="Calibri"/>
                <w:b/>
                <w:bCs/>
              </w:rPr>
              <w:t>Change Data Capture Entity</w:t>
            </w:r>
          </w:p>
        </w:tc>
        <w:tc>
          <w:tcPr>
            <w:tcW w:w="4695" w:type="dxa"/>
            <w:shd w:val="clear" w:color="auto" w:fill="C9DAF8"/>
            <w:tcMar>
              <w:top w:w="100" w:type="dxa"/>
              <w:left w:w="100" w:type="dxa"/>
              <w:bottom w:w="100" w:type="dxa"/>
              <w:right w:w="100" w:type="dxa"/>
            </w:tcMar>
          </w:tcPr>
          <w:p w:rsidR="6C004676" w:rsidP="6C004676" w:rsidRDefault="6C004676" w14:paraId="3763BE4B" w14:textId="1350BB5F">
            <w:pPr>
              <w:pStyle w:val="paragraph"/>
              <w:widowControl w:val="0"/>
              <w:spacing w:before="0" w:beforeAutospacing="0" w:after="0" w:afterAutospacing="0"/>
              <w:jc w:val="center"/>
              <w:rPr>
                <w:rStyle w:val="normaltextrun"/>
                <w:rFonts w:ascii="Calibri" w:hAnsi="Calibri" w:cs="Calibri"/>
                <w:b/>
                <w:bCs/>
              </w:rPr>
            </w:pPr>
            <w:r w:rsidRPr="6C004676">
              <w:rPr>
                <w:rStyle w:val="normaltextrun"/>
                <w:rFonts w:ascii="Calibri" w:hAnsi="Calibri" w:cs="Calibri"/>
                <w:b/>
                <w:bCs/>
              </w:rPr>
              <w:t xml:space="preserve">Description </w:t>
            </w:r>
          </w:p>
        </w:tc>
        <w:tc>
          <w:tcPr>
            <w:tcW w:w="3119" w:type="dxa"/>
            <w:shd w:val="clear" w:color="auto" w:fill="C9DAF8"/>
            <w:tcMar>
              <w:top w:w="100" w:type="dxa"/>
              <w:left w:w="100" w:type="dxa"/>
              <w:bottom w:w="100" w:type="dxa"/>
              <w:right w:w="100" w:type="dxa"/>
            </w:tcMar>
          </w:tcPr>
          <w:p w:rsidR="6C004676" w:rsidP="6C004676" w:rsidRDefault="6C004676" w14:paraId="3433A61E" w14:textId="2C993EAE">
            <w:pPr>
              <w:pStyle w:val="paragraph"/>
              <w:widowControl w:val="0"/>
              <w:spacing w:before="0" w:beforeAutospacing="0" w:after="0" w:afterAutospacing="0"/>
              <w:jc w:val="center"/>
              <w:rPr>
                <w:rStyle w:val="normaltextrun"/>
                <w:rFonts w:ascii="Calibri" w:hAnsi="Calibri" w:cs="Calibri"/>
                <w:b/>
                <w:bCs/>
              </w:rPr>
            </w:pPr>
            <w:r w:rsidRPr="6C004676">
              <w:rPr>
                <w:rStyle w:val="normaltextrun"/>
                <w:rFonts w:ascii="Calibri" w:hAnsi="Calibri" w:cs="Calibri"/>
                <w:b/>
                <w:bCs/>
              </w:rPr>
              <w:t>Volume</w:t>
            </w:r>
            <w:r w:rsidRPr="6C004676" w:rsidR="706345F3">
              <w:rPr>
                <w:rStyle w:val="normaltextrun"/>
                <w:rFonts w:ascii="Calibri" w:hAnsi="Calibri" w:cs="Calibri"/>
                <w:b/>
                <w:bCs/>
              </w:rPr>
              <w:t>, External</w:t>
            </w:r>
            <w:r w:rsidRPr="6C004676">
              <w:rPr>
                <w:rStyle w:val="normaltextrun"/>
                <w:rFonts w:ascii="Calibri" w:hAnsi="Calibri" w:cs="Calibri"/>
                <w:b/>
                <w:bCs/>
              </w:rPr>
              <w:t xml:space="preserve"> Subscribers</w:t>
            </w:r>
          </w:p>
        </w:tc>
      </w:tr>
      <w:tr>
        <w:tc>
          <w:tcPr>
            <w:tcW w:type="dxa" w:w="2175"/>
          </w:tcPr>
          <w:p>
            <w:r>
              <w:rPr>
                <w:rFonts w:ascii="Calibri" w:hAnsi="Calibri"/>
                <w:sz w:val="22"/>
              </w:rPr>
              <w:t>N/A — CDC not implemented</w:t>
            </w:r>
          </w:p>
        </w:tc>
        <w:tc>
          <w:tcPr>
            <w:tcW w:type="dxa" w:w="4695"/>
          </w:tcPr>
          <w:p>
            <w:r>
              <w:rPr>
                <w:rFonts w:ascii="Calibri" w:hAnsi="Calibri"/>
                <w:sz w:val="22"/>
              </w:rPr>
              <w:t>NPSP uses Platform Events (DeploymentEvent__e) rather than CDC</w:t>
            </w:r>
          </w:p>
        </w:tc>
        <w:tc>
          <w:tcPr>
            <w:tcW w:type="dxa" w:w="3119"/>
          </w:tcPr>
          <w:p>
            <w:r>
              <w:rPr>
                <w:rFonts w:ascii="Calibri" w:hAnsi="Calibri"/>
                <w:sz w:val="22"/>
              </w:rPr>
              <w:t>N/A</w:t>
            </w:r>
          </w:p>
        </w:tc>
      </w:tr>
    </w:tbl>
    <w:p w:rsidR="5512A1F3" w:rsidRDefault="5512A1F3" w14:paraId="0A34F576" w14:textId="0EDBAB07"/>
    <w:p w:rsidR="5512A1F3" w:rsidRDefault="5512A1F3" w14:paraId="3E3DC313" w14:textId="5C34F727"/>
    <w:p w:rsidR="5512A1F3" w:rsidP="6C004676" w:rsidRDefault="4A147B79" w14:paraId="61391C70" w14:textId="00DC2780">
      <w:pPr>
        <w:ind w:left="720"/>
        <w:rPr>
          <w:rFonts w:asciiTheme="majorHAnsi" w:hAnsiTheme="majorHAnsi" w:eastAsiaTheme="majorEastAsia" w:cstheme="majorBidi"/>
          <w:i/>
          <w:iCs/>
          <w:sz w:val="22"/>
          <w:szCs w:val="22"/>
        </w:rPr>
      </w:pPr>
      <w:r w:rsidRPr="6C004676">
        <w:rPr>
          <w:rFonts w:asciiTheme="majorHAnsi" w:hAnsiTheme="majorHAnsi" w:eastAsiaTheme="majorEastAsia" w:cstheme="majorBidi"/>
          <w:sz w:val="22"/>
          <w:szCs w:val="22"/>
        </w:rPr>
        <w:t>Reference</w:t>
      </w:r>
      <w:r w:rsidRPr="6C004676" w:rsidR="29868382">
        <w:rPr>
          <w:rFonts w:asciiTheme="majorHAnsi" w:hAnsiTheme="majorHAnsi" w:eastAsiaTheme="majorEastAsia" w:cstheme="majorBidi"/>
          <w:sz w:val="22"/>
          <w:szCs w:val="22"/>
        </w:rPr>
        <w:t>s</w:t>
      </w:r>
      <w:r w:rsidRPr="6C004676">
        <w:rPr>
          <w:rFonts w:asciiTheme="majorHAnsi" w:hAnsiTheme="majorHAnsi" w:eastAsiaTheme="majorEastAsia" w:cstheme="majorBidi"/>
          <w:sz w:val="22"/>
          <w:szCs w:val="22"/>
        </w:rPr>
        <w:t xml:space="preserve">: </w:t>
      </w:r>
    </w:p>
    <w:p w:rsidR="5512A1F3" w:rsidP="6C004676" w:rsidRDefault="16E55CCF" w14:paraId="785E3152" w14:textId="6FD857F7">
      <w:pPr>
        <w:pStyle w:val="ListParagraph"/>
        <w:numPr>
          <w:ilvl w:val="0"/>
          <w:numId w:val="8"/>
        </w:numPr>
        <w:rPr>
          <w:rFonts w:asciiTheme="majorHAnsi" w:hAnsiTheme="majorHAnsi" w:eastAsiaTheme="majorEastAsia" w:cstheme="majorBidi"/>
          <w:sz w:val="22"/>
          <w:szCs w:val="22"/>
        </w:rPr>
      </w:pPr>
      <w:hyperlink r:id="rId60">
        <w:r w:rsidRPr="6C004676">
          <w:rPr>
            <w:rStyle w:val="Hyperlink"/>
            <w:rFonts w:asciiTheme="majorHAnsi" w:hAnsiTheme="majorHAnsi" w:eastAsiaTheme="majorEastAsia" w:cstheme="majorBidi"/>
            <w:sz w:val="22"/>
            <w:szCs w:val="22"/>
          </w:rPr>
          <w:t>Salesforce Well-Architected</w:t>
        </w:r>
      </w:hyperlink>
      <w:r w:rsidRPr="6C004676">
        <w:rPr>
          <w:rFonts w:asciiTheme="majorHAnsi" w:hAnsiTheme="majorHAnsi" w:eastAsiaTheme="majorEastAsia" w:cstheme="majorBidi"/>
          <w:sz w:val="22"/>
          <w:szCs w:val="22"/>
        </w:rPr>
        <w:t xml:space="preserve"> for CDC integration patterns and recommendations.</w:t>
      </w:r>
    </w:p>
    <w:p w:rsidR="5512A1F3" w:rsidP="6C004676" w:rsidRDefault="60065E00" w14:paraId="269330FF" w14:textId="607DE421">
      <w:pPr>
        <w:pStyle w:val="ListParagraph"/>
        <w:numPr>
          <w:ilvl w:val="0"/>
          <w:numId w:val="8"/>
        </w:numPr>
        <w:rPr>
          <w:rFonts w:asciiTheme="majorHAnsi" w:hAnsiTheme="majorHAnsi" w:eastAsiaTheme="majorEastAsia" w:cstheme="majorBidi"/>
          <w:sz w:val="22"/>
          <w:szCs w:val="22"/>
        </w:rPr>
      </w:pPr>
      <w:hyperlink r:id="rId61">
        <w:r w:rsidRPr="6C004676">
          <w:rPr>
            <w:rStyle w:val="Hyperlink"/>
            <w:rFonts w:asciiTheme="majorHAnsi" w:hAnsiTheme="majorHAnsi" w:eastAsiaTheme="majorEastAsia" w:cstheme="majorBidi"/>
            <w:sz w:val="22"/>
            <w:szCs w:val="22"/>
          </w:rPr>
          <w:t>DTC Integration COE</w:t>
        </w:r>
      </w:hyperlink>
    </w:p>
    <w:p w:rsidR="5512A1F3" w:rsidP="6C004676" w:rsidRDefault="5512A1F3" w14:paraId="79B98631" w14:textId="734DC513">
      <w:pPr>
        <w:ind w:left="720"/>
        <w:rPr>
          <w:rFonts w:asciiTheme="majorHAnsi" w:hAnsiTheme="majorHAnsi" w:eastAsiaTheme="majorEastAsia" w:cstheme="majorBidi"/>
        </w:rPr>
      </w:pPr>
    </w:p>
    <w:p w:rsidR="5512A1F3" w:rsidP="6C004676" w:rsidRDefault="5512A1F3" w14:paraId="354CF282" w14:textId="082EA7F7">
      <w:pPr>
        <w:ind w:left="720" w:firstLine="720"/>
        <w:rPr>
          <w:rFonts w:asciiTheme="majorHAnsi" w:hAnsiTheme="majorHAnsi" w:cstheme="majorBidi"/>
          <w:i/>
          <w:iCs/>
        </w:rPr>
      </w:pPr>
    </w:p>
    <w:p w:rsidR="5512A1F3" w:rsidRDefault="5512A1F3" w14:paraId="72B14E79" w14:textId="255C8A62"/>
    <w:p w:rsidR="6C004676" w:rsidRDefault="6C004676" w14:paraId="25434CF8" w14:textId="0B0CF14C">
      <w:r>
        <w:br w:type="page"/>
      </w:r>
    </w:p>
    <w:p w:rsidR="004A63A1" w:rsidP="5512A1F3" w:rsidRDefault="132C88B2" w14:paraId="2C9510F7" w14:textId="3AD5BBEE">
      <w:pPr>
        <w:pStyle w:val="Heading2"/>
      </w:pPr>
      <w:bookmarkStart w:name="_Toc197940038" w:id="80"/>
      <w:bookmarkStart w:name="_Toc1974692088" w:id="81"/>
      <w:bookmarkStart w:name="_Toc197708052" w:id="82"/>
      <w:r>
        <w:lastRenderedPageBreak/>
        <w:t>3.</w:t>
      </w:r>
      <w:r w:rsidR="3AA07960">
        <w:t>4</w:t>
      </w:r>
      <w:r>
        <w:t xml:space="preserve"> </w:t>
      </w:r>
      <w:r w:rsidR="5446E699">
        <w:t xml:space="preserve">Apex or Flow </w:t>
      </w:r>
      <w:r w:rsidR="7F3C3F46">
        <w:t>Batch Processing</w:t>
      </w:r>
      <w:bookmarkEnd w:id="80"/>
      <w:bookmarkEnd w:id="81"/>
      <w:bookmarkEnd w:id="82"/>
    </w:p>
    <w:p w:rsidR="00596A58" w:rsidP="00596A58" w:rsidRDefault="00596A58" w14:paraId="7C5F68A4" w14:textId="77777777">
      <w:pPr>
        <w:ind w:left="720"/>
        <w:rPr>
          <w:rFonts w:eastAsia="Segoe UI" w:asciiTheme="majorHAnsi" w:hAnsiTheme="majorHAnsi" w:cstheme="majorBidi"/>
        </w:rPr>
      </w:pPr>
    </w:p>
    <w:p w:rsidR="00D123E7" w:rsidP="6C004676" w:rsidRDefault="00596A58" w14:paraId="60D835C2" w14:textId="5E32A679">
      <w:pPr>
        <w:ind w:left="720"/>
        <w:rPr>
          <w:rFonts w:asciiTheme="majorHAnsi" w:hAnsiTheme="majorHAnsi" w:cstheme="majorBidi"/>
          <w:sz w:val="22"/>
          <w:szCs w:val="22"/>
        </w:rPr>
      </w:pPr>
      <w:r w:rsidRPr="6C004676">
        <w:rPr>
          <w:rFonts w:eastAsia="Segoe UI" w:asciiTheme="majorHAnsi" w:hAnsiTheme="majorHAnsi" w:cstheme="majorBidi"/>
          <w:sz w:val="22"/>
          <w:szCs w:val="22"/>
        </w:rPr>
        <w:t>Guidance: Complete this section if you</w:t>
      </w:r>
      <w:r w:rsidRPr="6C004676" w:rsidR="005242CF">
        <w:rPr>
          <w:rFonts w:eastAsia="Segoe UI" w:asciiTheme="majorHAnsi" w:hAnsiTheme="majorHAnsi" w:cstheme="majorBidi"/>
          <w:sz w:val="22"/>
          <w:szCs w:val="22"/>
        </w:rPr>
        <w:t>r application requires batch processing</w:t>
      </w:r>
      <w:r w:rsidRPr="6C004676">
        <w:rPr>
          <w:rFonts w:eastAsia="Segoe UI" w:asciiTheme="majorHAnsi" w:hAnsiTheme="majorHAnsi" w:cstheme="majorBidi"/>
          <w:sz w:val="22"/>
          <w:szCs w:val="22"/>
        </w:rPr>
        <w:t xml:space="preserve">. </w:t>
      </w:r>
    </w:p>
    <w:p w:rsidRPr="00D123E7" w:rsidR="3316362C" w:rsidP="6C004676" w:rsidRDefault="3316362C" w14:paraId="21710F6A" w14:textId="3F0EA560">
      <w:pPr>
        <w:pStyle w:val="Response"/>
        <w:rPr>
          <w:rFonts w:eastAsia="Arial"/>
        </w:rPr>
      </w:pPr>
      <w:bookmarkStart w:name="_Toc197708053" w:id="83"/>
      <w:r>
        <w:t>Response: See batch processing table below.</w:t>
      </w:r>
      <w:bookmarkEnd w:id="83"/>
    </w:p>
    <w:p w:rsidR="33500FF1" w:rsidP="33500FF1" w:rsidRDefault="43345023" w14:paraId="5D0FF3CC" w14:textId="77A553E3">
      <w:pPr>
        <w:rPr>
          <w:rFonts w:asciiTheme="majorHAnsi" w:hAnsiTheme="majorHAnsi" w:eastAsiaTheme="majorEastAsia" w:cstheme="majorBidi"/>
        </w:rPr>
      </w:pPr>
      <w:r w:rsidRPr="56647287">
        <w:rPr>
          <w:rFonts w:asciiTheme="majorHAnsi" w:hAnsiTheme="majorHAnsi" w:eastAsiaTheme="majorEastAsia" w:cstheme="majorBidi"/>
        </w:rPr>
        <w:t xml:space="preserve"> </w:t>
      </w:r>
    </w:p>
    <w:tbl>
      <w:tblPr>
        <w:tblW w:w="108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2280"/>
        <w:gridCol w:w="3315"/>
        <w:gridCol w:w="1500"/>
        <w:gridCol w:w="2040"/>
        <w:gridCol w:w="1665"/>
      </w:tblGrid>
      <w:tr w:rsidR="0F3FA3EC" w:rsidTr="78587983" w14:paraId="42BE0B67" w14:textId="77777777">
        <w:trPr>
          <w:trHeight w:val="300"/>
        </w:trPr>
        <w:tc>
          <w:tcPr>
            <w:tcW w:w="2280" w:type="dxa"/>
            <w:shd w:val="clear" w:color="auto" w:fill="C9DAF8"/>
            <w:tcMar>
              <w:top w:w="100" w:type="dxa"/>
              <w:left w:w="100" w:type="dxa"/>
              <w:bottom w:w="100" w:type="dxa"/>
              <w:right w:w="100" w:type="dxa"/>
            </w:tcMar>
          </w:tcPr>
          <w:p w:rsidR="0F3FA3EC" w:rsidP="33500FF1" w:rsidRDefault="58B5EBD6" w14:paraId="03664B23" w14:textId="6BB186F0">
            <w:pPr>
              <w:pStyle w:val="paragraph"/>
              <w:widowControl w:val="0"/>
              <w:spacing w:before="0" w:beforeAutospacing="0" w:after="0" w:afterAutospacing="0"/>
              <w:jc w:val="center"/>
              <w:rPr>
                <w:rStyle w:val="normaltextrun"/>
                <w:rFonts w:ascii="Calibri" w:hAnsi="Calibri" w:cs="Calibri"/>
                <w:b/>
                <w:bCs/>
              </w:rPr>
            </w:pPr>
            <w:r w:rsidRPr="33500FF1">
              <w:rPr>
                <w:rStyle w:val="normaltextrun"/>
                <w:rFonts w:ascii="Calibri" w:hAnsi="Calibri" w:cs="Calibri"/>
                <w:b/>
                <w:bCs/>
              </w:rPr>
              <w:t>Batch Process</w:t>
            </w:r>
          </w:p>
        </w:tc>
        <w:tc>
          <w:tcPr>
            <w:tcW w:w="3315" w:type="dxa"/>
            <w:shd w:val="clear" w:color="auto" w:fill="C9DAF8"/>
            <w:tcMar>
              <w:top w:w="100" w:type="dxa"/>
              <w:left w:w="100" w:type="dxa"/>
              <w:bottom w:w="100" w:type="dxa"/>
              <w:right w:w="100" w:type="dxa"/>
            </w:tcMar>
          </w:tcPr>
          <w:p w:rsidR="0F3FA3EC" w:rsidP="56647287" w:rsidRDefault="48C5CA99" w14:paraId="5BE7CC2E" w14:textId="3B283916">
            <w:pPr>
              <w:pStyle w:val="paragraph"/>
              <w:widowControl w:val="0"/>
              <w:spacing w:before="0" w:beforeAutospacing="0" w:after="0" w:afterAutospacing="0"/>
              <w:jc w:val="center"/>
            </w:pPr>
            <w:r w:rsidRPr="56647287">
              <w:rPr>
                <w:rStyle w:val="normaltextrun"/>
                <w:rFonts w:ascii="Calibri" w:hAnsi="Calibri" w:cs="Calibri"/>
                <w:b/>
                <w:bCs/>
              </w:rPr>
              <w:t>Description</w:t>
            </w:r>
          </w:p>
        </w:tc>
        <w:tc>
          <w:tcPr>
            <w:tcW w:w="1500" w:type="dxa"/>
            <w:shd w:val="clear" w:color="auto" w:fill="C9DAF8"/>
            <w:tcMar>
              <w:top w:w="100" w:type="dxa"/>
              <w:left w:w="100" w:type="dxa"/>
              <w:bottom w:w="100" w:type="dxa"/>
              <w:right w:w="100" w:type="dxa"/>
            </w:tcMar>
          </w:tcPr>
          <w:p w:rsidR="05F4DCA2" w:rsidP="56647287" w:rsidRDefault="10C1D9CD" w14:paraId="728DD5AC" w14:textId="445B264A">
            <w:pPr>
              <w:pStyle w:val="paragraph"/>
              <w:widowControl w:val="0"/>
              <w:spacing w:before="0" w:beforeAutospacing="0" w:after="0" w:afterAutospacing="0"/>
              <w:jc w:val="center"/>
              <w:rPr>
                <w:rStyle w:val="normaltextrun"/>
                <w:rFonts w:ascii="Calibri" w:hAnsi="Calibri" w:cs="Calibri"/>
                <w:b/>
                <w:bCs/>
              </w:rPr>
            </w:pPr>
            <w:r w:rsidRPr="56647287">
              <w:rPr>
                <w:rStyle w:val="normaltextrun"/>
                <w:rFonts w:ascii="Calibri" w:hAnsi="Calibri" w:cs="Calibri"/>
                <w:b/>
                <w:bCs/>
              </w:rPr>
              <w:t xml:space="preserve">Estimated Batch Size &amp; Frequency </w:t>
            </w:r>
          </w:p>
        </w:tc>
        <w:tc>
          <w:tcPr>
            <w:tcW w:w="2040" w:type="dxa"/>
            <w:shd w:val="clear" w:color="auto" w:fill="C9DAF8"/>
            <w:tcMar>
              <w:top w:w="100" w:type="dxa"/>
              <w:left w:w="100" w:type="dxa"/>
              <w:bottom w:w="100" w:type="dxa"/>
              <w:right w:w="100" w:type="dxa"/>
            </w:tcMar>
          </w:tcPr>
          <w:p w:rsidR="0F3FA3EC" w:rsidP="56647287" w:rsidRDefault="7F3633D1" w14:paraId="63CCDE8D" w14:textId="30679390">
            <w:pPr>
              <w:pStyle w:val="paragraph"/>
              <w:widowControl w:val="0"/>
              <w:spacing w:before="0" w:beforeAutospacing="0" w:after="0" w:afterAutospacing="0"/>
              <w:jc w:val="center"/>
              <w:rPr>
                <w:rStyle w:val="normaltextrun"/>
                <w:rFonts w:ascii="Calibri" w:hAnsi="Calibri" w:cs="Calibri"/>
                <w:b/>
                <w:bCs/>
              </w:rPr>
            </w:pPr>
            <w:r w:rsidRPr="56647287">
              <w:rPr>
                <w:rStyle w:val="normaltextrun"/>
                <w:rFonts w:ascii="Calibri" w:hAnsi="Calibri" w:cs="Calibri"/>
                <w:b/>
                <w:bCs/>
              </w:rPr>
              <w:t>Batch Processing Method</w:t>
            </w:r>
          </w:p>
        </w:tc>
        <w:tc>
          <w:tcPr>
            <w:tcW w:w="1665" w:type="dxa"/>
            <w:shd w:val="clear" w:color="auto" w:fill="C9DAF8"/>
            <w:tcMar>
              <w:top w:w="100" w:type="dxa"/>
              <w:left w:w="100" w:type="dxa"/>
              <w:bottom w:w="100" w:type="dxa"/>
              <w:right w:w="100" w:type="dxa"/>
            </w:tcMar>
          </w:tcPr>
          <w:p w:rsidR="12E3EE90" w:rsidP="78587983" w:rsidRDefault="12E3EE90" w14:paraId="1E168DBE" w14:textId="1FACC586">
            <w:pPr>
              <w:pStyle w:val="paragraph"/>
              <w:jc w:val="center"/>
              <w:rPr>
                <w:rStyle w:val="normaltextrun"/>
                <w:rFonts w:ascii="Calibri" w:hAnsi="Calibri" w:cs="Calibri"/>
              </w:rPr>
            </w:pPr>
            <w:r w:rsidRPr="78587983">
              <w:rPr>
                <w:rStyle w:val="normaltextrun"/>
                <w:rFonts w:ascii="Calibri" w:hAnsi="Calibri" w:cs="Calibri"/>
                <w:b/>
                <w:bCs/>
              </w:rPr>
              <w:t xml:space="preserve">Is this monitored by Application Monitoring? </w:t>
            </w:r>
            <w:r w:rsidRPr="78587983">
              <w:rPr>
                <w:rStyle w:val="normaltextrun"/>
                <w:rFonts w:ascii="Calibri" w:hAnsi="Calibri" w:cs="Calibri"/>
              </w:rPr>
              <w:t>(Y</w:t>
            </w:r>
            <w:r w:rsidRPr="78587983" w:rsidR="7A2F8AB0">
              <w:rPr>
                <w:rStyle w:val="normaltextrun"/>
                <w:rFonts w:ascii="Calibri" w:hAnsi="Calibri" w:cs="Calibri"/>
              </w:rPr>
              <w:t>es</w:t>
            </w:r>
            <w:r w:rsidRPr="78587983" w:rsidR="798DC419">
              <w:rPr>
                <w:rStyle w:val="normaltextrun"/>
                <w:rFonts w:ascii="Calibri" w:hAnsi="Calibri" w:cs="Calibri"/>
              </w:rPr>
              <w:t xml:space="preserve"> </w:t>
            </w:r>
            <w:r w:rsidRPr="78587983">
              <w:rPr>
                <w:rStyle w:val="normaltextrun"/>
                <w:rFonts w:ascii="Calibri" w:hAnsi="Calibri" w:cs="Calibri"/>
              </w:rPr>
              <w:t>/</w:t>
            </w:r>
            <w:r w:rsidRPr="78587983" w:rsidR="798DC419">
              <w:rPr>
                <w:rStyle w:val="normaltextrun"/>
                <w:rFonts w:ascii="Calibri" w:hAnsi="Calibri" w:cs="Calibri"/>
              </w:rPr>
              <w:t xml:space="preserve"> </w:t>
            </w:r>
            <w:r w:rsidRPr="78587983">
              <w:rPr>
                <w:rStyle w:val="normaltextrun"/>
                <w:rFonts w:ascii="Calibri" w:hAnsi="Calibri" w:cs="Calibri"/>
              </w:rPr>
              <w:t>N</w:t>
            </w:r>
            <w:r w:rsidRPr="78587983" w:rsidR="78AA5585">
              <w:rPr>
                <w:rStyle w:val="normaltextrun"/>
                <w:rFonts w:ascii="Calibri" w:hAnsi="Calibri" w:cs="Calibri"/>
              </w:rPr>
              <w:t>o</w:t>
            </w:r>
            <w:r w:rsidRPr="78587983">
              <w:rPr>
                <w:rStyle w:val="normaltextrun"/>
                <w:rFonts w:ascii="Calibri" w:hAnsi="Calibri" w:cs="Calibri"/>
              </w:rPr>
              <w:t>)</w:t>
            </w:r>
          </w:p>
          <w:p w:rsidR="0F3FA3EC" w:rsidP="56647287" w:rsidRDefault="0F3FA3EC" w14:paraId="402F501B" w14:textId="5BAF5B29">
            <w:pPr>
              <w:pStyle w:val="paragraph"/>
              <w:widowControl w:val="0"/>
              <w:spacing w:before="0" w:beforeAutospacing="0" w:after="0" w:afterAutospacing="0"/>
              <w:jc w:val="center"/>
              <w:rPr>
                <w:rStyle w:val="normaltextrun"/>
                <w:rFonts w:ascii="Calibri" w:hAnsi="Calibri" w:cs="Calibri"/>
                <w:b/>
                <w:bCs/>
              </w:rPr>
            </w:pPr>
          </w:p>
        </w:tc>
      </w:tr>
      <w:tr>
        <w:tc>
          <w:tcPr>
            <w:tcW w:type="dxa" w:w="2280"/>
          </w:tcPr>
          <w:p>
            <w:r>
              <w:rPr>
                <w:rFonts w:ascii="Calibri" w:hAnsi="Calibri"/>
                <w:sz w:val="22"/>
              </w:rPr>
              <w:t>CRLP_Account_BATCH</w:t>
            </w:r>
          </w:p>
        </w:tc>
        <w:tc>
          <w:tcPr>
            <w:tcW w:type="dxa" w:w="3315"/>
          </w:tcPr>
          <w:p>
            <w:r>
              <w:rPr>
                <w:rFonts w:ascii="Calibri" w:hAnsi="Calibri"/>
                <w:sz w:val="22"/>
              </w:rPr>
              <w:t>Recalculate rollup fields for Account records</w:t>
            </w:r>
          </w:p>
        </w:tc>
        <w:tc>
          <w:tcPr>
            <w:tcW w:type="dxa" w:w="1500"/>
          </w:tcPr>
          <w:p>
            <w:r>
              <w:rPr>
                <w:rFonts w:ascii="Calibri" w:hAnsi="Calibri"/>
                <w:sz w:val="22"/>
              </w:rPr>
              <w:t>Scheduled + On-demand</w:t>
            </w:r>
          </w:p>
        </w:tc>
        <w:tc>
          <w:tcPr>
            <w:tcW w:type="dxa" w:w="2040"/>
          </w:tcPr>
          <w:p>
            <w:r>
              <w:rPr>
                <w:rFonts w:ascii="Calibri" w:hAnsi="Calibri"/>
                <w:sz w:val="22"/>
              </w:rPr>
              <w:t>All Accounts with Opportunity children</w:t>
            </w:r>
          </w:p>
        </w:tc>
        <w:tc>
          <w:tcPr>
            <w:tcW w:type="dxa" w:w="1665"/>
          </w:tcPr>
          <w:p>
            <w:r>
              <w:rPr>
                <w:rFonts w:ascii="Calibri" w:hAnsi="Calibri"/>
                <w:sz w:val="22"/>
              </w:rPr>
              <w:t>Nightly or triggered</w:t>
            </w:r>
          </w:p>
        </w:tc>
      </w:tr>
      <w:tr>
        <w:tc>
          <w:tcPr>
            <w:tcW w:type="dxa" w:w="2280"/>
          </w:tcPr>
          <w:p>
            <w:r>
              <w:rPr>
                <w:rFonts w:ascii="Calibri" w:hAnsi="Calibri"/>
                <w:sz w:val="22"/>
              </w:rPr>
              <w:t>CRLP_Contact_BATCH</w:t>
            </w:r>
          </w:p>
        </w:tc>
        <w:tc>
          <w:tcPr>
            <w:tcW w:type="dxa" w:w="3315"/>
          </w:tcPr>
          <w:p>
            <w:r>
              <w:rPr>
                <w:rFonts w:ascii="Calibri" w:hAnsi="Calibri"/>
                <w:sz w:val="22"/>
              </w:rPr>
              <w:t>Recalculate rollup fields for Contact records</w:t>
            </w:r>
          </w:p>
        </w:tc>
        <w:tc>
          <w:tcPr>
            <w:tcW w:type="dxa" w:w="1500"/>
          </w:tcPr>
          <w:p>
            <w:r>
              <w:rPr>
                <w:rFonts w:ascii="Calibri" w:hAnsi="Calibri"/>
                <w:sz w:val="22"/>
              </w:rPr>
              <w:t>Scheduled + On-demand</w:t>
            </w:r>
          </w:p>
        </w:tc>
        <w:tc>
          <w:tcPr>
            <w:tcW w:type="dxa" w:w="2040"/>
          </w:tcPr>
          <w:p>
            <w:r>
              <w:rPr>
                <w:rFonts w:ascii="Calibri" w:hAnsi="Calibri"/>
                <w:sz w:val="22"/>
              </w:rPr>
              <w:t>All Contacts with donation history</w:t>
            </w:r>
          </w:p>
        </w:tc>
        <w:tc>
          <w:tcPr>
            <w:tcW w:type="dxa" w:w="1665"/>
          </w:tcPr>
          <w:p>
            <w:r>
              <w:rPr>
                <w:rFonts w:ascii="Calibri" w:hAnsi="Calibri"/>
                <w:sz w:val="22"/>
              </w:rPr>
              <w:t>Nightly or triggered</w:t>
            </w:r>
          </w:p>
        </w:tc>
      </w:tr>
      <w:tr>
        <w:tc>
          <w:tcPr>
            <w:tcW w:type="dxa" w:w="2280"/>
          </w:tcPr>
          <w:p>
            <w:r>
              <w:rPr>
                <w:rFonts w:ascii="Calibri" w:hAnsi="Calibri"/>
                <w:sz w:val="22"/>
              </w:rPr>
              <w:t>CRLP_GAU_BATCH</w:t>
            </w:r>
          </w:p>
        </w:tc>
        <w:tc>
          <w:tcPr>
            <w:tcW w:type="dxa" w:w="3315"/>
          </w:tcPr>
          <w:p>
            <w:r>
              <w:rPr>
                <w:rFonts w:ascii="Calibri" w:hAnsi="Calibri"/>
                <w:sz w:val="22"/>
              </w:rPr>
              <w:t>Recalculate rollup fields for General Accounting Units</w:t>
            </w:r>
          </w:p>
        </w:tc>
        <w:tc>
          <w:tcPr>
            <w:tcW w:type="dxa" w:w="1500"/>
          </w:tcPr>
          <w:p>
            <w:r>
              <w:rPr>
                <w:rFonts w:ascii="Calibri" w:hAnsi="Calibri"/>
                <w:sz w:val="22"/>
              </w:rPr>
              <w:t>Scheduled</w:t>
            </w:r>
          </w:p>
        </w:tc>
        <w:tc>
          <w:tcPr>
            <w:tcW w:type="dxa" w:w="2040"/>
          </w:tcPr>
          <w:p>
            <w:r>
              <w:rPr>
                <w:rFonts w:ascii="Calibri" w:hAnsi="Calibri"/>
                <w:sz w:val="22"/>
              </w:rPr>
              <w:t>All active GAU records</w:t>
            </w:r>
          </w:p>
        </w:tc>
        <w:tc>
          <w:tcPr>
            <w:tcW w:type="dxa" w:w="1665"/>
          </w:tcPr>
          <w:p>
            <w:r>
              <w:rPr>
                <w:rFonts w:ascii="Calibri" w:hAnsi="Calibri"/>
                <w:sz w:val="22"/>
              </w:rPr>
              <w:t>Nightly</w:t>
            </w:r>
          </w:p>
        </w:tc>
      </w:tr>
      <w:tr>
        <w:tc>
          <w:tcPr>
            <w:tcW w:type="dxa" w:w="2280"/>
          </w:tcPr>
          <w:p>
            <w:r>
              <w:rPr>
                <w:rFonts w:ascii="Calibri" w:hAnsi="Calibri"/>
                <w:sz w:val="22"/>
              </w:rPr>
              <w:t>BDI_DataImport_BATCH</w:t>
            </w:r>
          </w:p>
        </w:tc>
        <w:tc>
          <w:tcPr>
            <w:tcW w:type="dxa" w:w="3315"/>
          </w:tcPr>
          <w:p>
            <w:r>
              <w:rPr>
                <w:rFonts w:ascii="Calibri" w:hAnsi="Calibri"/>
                <w:sz w:val="22"/>
              </w:rPr>
              <w:t>Process staged DataImport__c records into target objects</w:t>
            </w:r>
          </w:p>
        </w:tc>
        <w:tc>
          <w:tcPr>
            <w:tcW w:type="dxa" w:w="1500"/>
          </w:tcPr>
          <w:p>
            <w:r>
              <w:rPr>
                <w:rFonts w:ascii="Calibri" w:hAnsi="Calibri"/>
                <w:sz w:val="22"/>
              </w:rPr>
              <w:t>On-demand (user-initiated)</w:t>
            </w:r>
          </w:p>
        </w:tc>
        <w:tc>
          <w:tcPr>
            <w:tcW w:type="dxa" w:w="2040"/>
          </w:tcPr>
          <w:p>
            <w:r>
              <w:rPr>
                <w:rFonts w:ascii="Calibri" w:hAnsi="Calibri"/>
                <w:sz w:val="22"/>
              </w:rPr>
              <w:t>DataImport__c records in a batch</w:t>
            </w:r>
          </w:p>
        </w:tc>
        <w:tc>
          <w:tcPr>
            <w:tcW w:type="dxa" w:w="1665"/>
          </w:tcPr>
          <w:p>
            <w:r>
              <w:rPr>
                <w:rFonts w:ascii="Calibri" w:hAnsi="Calibri"/>
                <w:sz w:val="22"/>
              </w:rPr>
              <w:t>Per batch submission</w:t>
            </w:r>
          </w:p>
        </w:tc>
      </w:tr>
      <w:tr>
        <w:tc>
          <w:tcPr>
            <w:tcW w:type="dxa" w:w="2280"/>
          </w:tcPr>
          <w:p>
            <w:r>
              <w:rPr>
                <w:rFonts w:ascii="Calibri" w:hAnsi="Calibri"/>
                <w:sz w:val="22"/>
              </w:rPr>
              <w:t>RD2_OpportunityEvaluation_BATCH</w:t>
            </w:r>
          </w:p>
        </w:tc>
        <w:tc>
          <w:tcPr>
            <w:tcW w:type="dxa" w:w="3315"/>
          </w:tcPr>
          <w:p>
            <w:r>
              <w:rPr>
                <w:rFonts w:ascii="Calibri" w:hAnsi="Calibri"/>
                <w:sz w:val="22"/>
              </w:rPr>
              <w:t>Create/update installment Opportunities for Recurring Donations</w:t>
            </w:r>
          </w:p>
        </w:tc>
        <w:tc>
          <w:tcPr>
            <w:tcW w:type="dxa" w:w="1500"/>
          </w:tcPr>
          <w:p>
            <w:r>
              <w:rPr>
                <w:rFonts w:ascii="Calibri" w:hAnsi="Calibri"/>
                <w:sz w:val="22"/>
              </w:rPr>
              <w:t>Scheduled + On-demand</w:t>
            </w:r>
          </w:p>
        </w:tc>
        <w:tc>
          <w:tcPr>
            <w:tcW w:type="dxa" w:w="2040"/>
          </w:tcPr>
          <w:p>
            <w:r>
              <w:rPr>
                <w:rFonts w:ascii="Calibri" w:hAnsi="Calibri"/>
                <w:sz w:val="22"/>
              </w:rPr>
              <w:t>Active npe03__Recurring_Donation__c records</w:t>
            </w:r>
          </w:p>
        </w:tc>
        <w:tc>
          <w:tcPr>
            <w:tcW w:type="dxa" w:w="1665"/>
          </w:tcPr>
          <w:p>
            <w:r>
              <w:rPr>
                <w:rFonts w:ascii="Calibri" w:hAnsi="Calibri"/>
                <w:sz w:val="22"/>
              </w:rPr>
              <w:t>Nightly</w:t>
            </w:r>
          </w:p>
        </w:tc>
      </w:tr>
      <w:tr>
        <w:tc>
          <w:tcPr>
            <w:tcW w:type="dxa" w:w="2280"/>
          </w:tcPr>
          <w:p>
            <w:r>
              <w:rPr>
                <w:rFonts w:ascii="Calibri" w:hAnsi="Calibri"/>
                <w:sz w:val="22"/>
              </w:rPr>
              <w:t>ADDR_Validator_Batch</w:t>
            </w:r>
          </w:p>
        </w:tc>
        <w:tc>
          <w:tcPr>
            <w:tcW w:type="dxa" w:w="3315"/>
          </w:tcPr>
          <w:p>
            <w:r>
              <w:rPr>
                <w:rFonts w:ascii="Calibri" w:hAnsi="Calibri"/>
                <w:sz w:val="22"/>
              </w:rPr>
              <w:t>Batch verify addresses via external APIs</w:t>
            </w:r>
          </w:p>
        </w:tc>
        <w:tc>
          <w:tcPr>
            <w:tcW w:type="dxa" w:w="1500"/>
          </w:tcPr>
          <w:p>
            <w:r>
              <w:rPr>
                <w:rFonts w:ascii="Calibri" w:hAnsi="Calibri"/>
                <w:sz w:val="22"/>
              </w:rPr>
              <w:t>On-demand</w:t>
            </w:r>
          </w:p>
        </w:tc>
        <w:tc>
          <w:tcPr>
            <w:tcW w:type="dxa" w:w="2040"/>
          </w:tcPr>
          <w:p>
            <w:r>
              <w:rPr>
                <w:rFonts w:ascii="Calibri" w:hAnsi="Calibri"/>
                <w:sz w:val="22"/>
              </w:rPr>
              <w:t>Unverified Address__c records</w:t>
            </w:r>
          </w:p>
        </w:tc>
        <w:tc>
          <w:tcPr>
            <w:tcW w:type="dxa" w:w="1665"/>
          </w:tcPr>
          <w:p>
            <w:r>
              <w:rPr>
                <w:rFonts w:ascii="Calibri" w:hAnsi="Calibri"/>
                <w:sz w:val="22"/>
              </w:rPr>
              <w:t>User-initiated</w:t>
            </w:r>
          </w:p>
        </w:tc>
      </w:tr>
      <w:tr>
        <w:tc>
          <w:tcPr>
            <w:tcW w:type="dxa" w:w="2280"/>
          </w:tcPr>
          <w:p>
            <w:r>
              <w:rPr>
                <w:rFonts w:ascii="Calibri" w:hAnsi="Calibri"/>
                <w:sz w:val="22"/>
              </w:rPr>
              <w:t>LVL_LevelAssign_BATCH</w:t>
            </w:r>
          </w:p>
        </w:tc>
        <w:tc>
          <w:tcPr>
            <w:tcW w:type="dxa" w:w="3315"/>
          </w:tcPr>
          <w:p>
            <w:r>
              <w:rPr>
                <w:rFonts w:ascii="Calibri" w:hAnsi="Calibri"/>
                <w:sz w:val="22"/>
              </w:rPr>
              <w:t>Assign donor levels based on rollup values</w:t>
            </w:r>
          </w:p>
        </w:tc>
        <w:tc>
          <w:tcPr>
            <w:tcW w:type="dxa" w:w="1500"/>
          </w:tcPr>
          <w:p>
            <w:r>
              <w:rPr>
                <w:rFonts w:ascii="Calibri" w:hAnsi="Calibri"/>
                <w:sz w:val="22"/>
              </w:rPr>
              <w:t>Scheduled</w:t>
            </w:r>
          </w:p>
        </w:tc>
        <w:tc>
          <w:tcPr>
            <w:tcW w:type="dxa" w:w="2040"/>
          </w:tcPr>
          <w:p>
            <w:r>
              <w:rPr>
                <w:rFonts w:ascii="Calibri" w:hAnsi="Calibri"/>
                <w:sz w:val="22"/>
              </w:rPr>
              <w:t>Contacts/Accounts with level criteria</w:t>
            </w:r>
          </w:p>
        </w:tc>
        <w:tc>
          <w:tcPr>
            <w:tcW w:type="dxa" w:w="1665"/>
          </w:tcPr>
          <w:p>
            <w:r>
              <w:rPr>
                <w:rFonts w:ascii="Calibri" w:hAnsi="Calibri"/>
                <w:sz w:val="22"/>
              </w:rPr>
              <w:t>Nightly</w:t>
            </w:r>
          </w:p>
        </w:tc>
      </w:tr>
      <w:tr>
        <w:tc>
          <w:tcPr>
            <w:tcW w:type="dxa" w:w="2280"/>
          </w:tcPr>
          <w:p>
            <w:r>
              <w:rPr>
                <w:rFonts w:ascii="Calibri" w:hAnsi="Calibri"/>
                <w:sz w:val="22"/>
              </w:rPr>
              <w:t>HH_HouseholdNaming_BATCH</w:t>
            </w:r>
          </w:p>
        </w:tc>
        <w:tc>
          <w:tcPr>
            <w:tcW w:type="dxa" w:w="3315"/>
          </w:tcPr>
          <w:p>
            <w:r>
              <w:rPr>
                <w:rFonts w:ascii="Calibri" w:hAnsi="Calibri"/>
                <w:sz w:val="22"/>
              </w:rPr>
              <w:t>Recalculate household names after bulk changes</w:t>
            </w:r>
          </w:p>
        </w:tc>
        <w:tc>
          <w:tcPr>
            <w:tcW w:type="dxa" w:w="1500"/>
          </w:tcPr>
          <w:p>
            <w:r>
              <w:rPr>
                <w:rFonts w:ascii="Calibri" w:hAnsi="Calibri"/>
                <w:sz w:val="22"/>
              </w:rPr>
              <w:t>On-demand</w:t>
            </w:r>
          </w:p>
        </w:tc>
        <w:tc>
          <w:tcPr>
            <w:tcW w:type="dxa" w:w="2040"/>
          </w:tcPr>
          <w:p>
            <w:r>
              <w:rPr>
                <w:rFonts w:ascii="Calibri" w:hAnsi="Calibri"/>
                <w:sz w:val="22"/>
              </w:rPr>
              <w:t>Household Account records</w:t>
            </w:r>
          </w:p>
        </w:tc>
        <w:tc>
          <w:tcPr>
            <w:tcW w:type="dxa" w:w="1665"/>
          </w:tcPr>
          <w:p>
            <w:r>
              <w:rPr>
                <w:rFonts w:ascii="Calibri" w:hAnsi="Calibri"/>
                <w:sz w:val="22"/>
              </w:rPr>
              <w:t>Triggered by bulk ops</w:t>
            </w:r>
          </w:p>
        </w:tc>
      </w:tr>
      <w:tr>
        <w:tc>
          <w:tcPr>
            <w:tcW w:type="dxa" w:w="2280"/>
          </w:tcPr>
          <w:p>
            <w:r>
              <w:rPr>
                <w:rFonts w:ascii="Calibri" w:hAnsi="Calibri"/>
                <w:sz w:val="22"/>
              </w:rPr>
              <w:t>UTIL_OrgTelemetry_BATCH</w:t>
            </w:r>
          </w:p>
        </w:tc>
        <w:tc>
          <w:tcPr>
            <w:tcW w:type="dxa" w:w="3315"/>
          </w:tcPr>
          <w:p>
            <w:r>
              <w:rPr>
                <w:rFonts w:ascii="Calibri" w:hAnsi="Calibri"/>
                <w:sz w:val="22"/>
              </w:rPr>
              <w:t>Collect org usage statistics for product telemetry</w:t>
            </w:r>
          </w:p>
        </w:tc>
        <w:tc>
          <w:tcPr>
            <w:tcW w:type="dxa" w:w="1500"/>
          </w:tcPr>
          <w:p>
            <w:r>
              <w:rPr>
                <w:rFonts w:ascii="Calibri" w:hAnsi="Calibri"/>
                <w:sz w:val="22"/>
              </w:rPr>
              <w:t>Scheduled</w:t>
            </w:r>
          </w:p>
        </w:tc>
        <w:tc>
          <w:tcPr>
            <w:tcW w:type="dxa" w:w="2040"/>
          </w:tcPr>
          <w:p>
            <w:r>
              <w:rPr>
                <w:rFonts w:ascii="Calibri" w:hAnsi="Calibri"/>
                <w:sz w:val="22"/>
              </w:rPr>
              <w:t>Org-wide metadata counts</w:t>
            </w:r>
          </w:p>
        </w:tc>
        <w:tc>
          <w:tcPr>
            <w:tcW w:type="dxa" w:w="1665"/>
          </w:tcPr>
          <w:p>
            <w:r>
              <w:rPr>
                <w:rFonts w:ascii="Calibri" w:hAnsi="Calibri"/>
                <w:sz w:val="22"/>
              </w:rPr>
              <w:t>Weekly</w:t>
            </w:r>
          </w:p>
        </w:tc>
      </w:tr>
      <w:tr>
        <w:tc>
          <w:tcPr>
            <w:tcW w:type="dxa" w:w="2280"/>
          </w:tcPr>
          <w:p>
            <w:r>
              <w:rPr>
                <w:rFonts w:ascii="Calibri" w:hAnsi="Calibri"/>
                <w:sz w:val="22"/>
              </w:rPr>
              <w:t>OPP_OpportunityNaming_BATCH</w:t>
            </w:r>
          </w:p>
        </w:tc>
        <w:tc>
          <w:tcPr>
            <w:tcW w:type="dxa" w:w="3315"/>
          </w:tcPr>
          <w:p>
            <w:r>
              <w:rPr>
                <w:rFonts w:ascii="Calibri" w:hAnsi="Calibri"/>
                <w:sz w:val="22"/>
              </w:rPr>
              <w:t>Apply naming conventions to Opportunity records</w:t>
            </w:r>
          </w:p>
        </w:tc>
        <w:tc>
          <w:tcPr>
            <w:tcW w:type="dxa" w:w="1500"/>
          </w:tcPr>
          <w:p>
            <w:r>
              <w:rPr>
                <w:rFonts w:ascii="Calibri" w:hAnsi="Calibri"/>
                <w:sz w:val="22"/>
              </w:rPr>
              <w:t>On-demand</w:t>
            </w:r>
          </w:p>
        </w:tc>
        <w:tc>
          <w:tcPr>
            <w:tcW w:type="dxa" w:w="2040"/>
          </w:tcPr>
          <w:p>
            <w:r>
              <w:rPr>
                <w:rFonts w:ascii="Calibri" w:hAnsi="Calibri"/>
                <w:sz w:val="22"/>
              </w:rPr>
              <w:t>Opportunities missing standard names</w:t>
            </w:r>
          </w:p>
        </w:tc>
        <w:tc>
          <w:tcPr>
            <w:tcW w:type="dxa" w:w="1665"/>
          </w:tcPr>
          <w:p>
            <w:r>
              <w:rPr>
                <w:rFonts w:ascii="Calibri" w:hAnsi="Calibri"/>
                <w:sz w:val="22"/>
              </w:rPr>
              <w:t>User-initiated</w:t>
            </w:r>
          </w:p>
        </w:tc>
      </w:tr>
    </w:tbl>
    <w:p w:rsidR="6B913C0F" w:rsidP="5512A1F3" w:rsidRDefault="6B913C0F" w14:paraId="7C0D047E" w14:textId="54CBE4C1">
      <w:pPr>
        <w:rPr>
          <w:rFonts w:asciiTheme="majorHAnsi" w:hAnsiTheme="majorHAnsi" w:eastAsiaTheme="majorEastAsia" w:cstheme="majorBidi"/>
        </w:rPr>
      </w:pPr>
    </w:p>
    <w:p w:rsidR="4324C058" w:rsidP="6C004676" w:rsidRDefault="6E42ADB5" w14:paraId="57D4DE94" w14:textId="1FBAD32C">
      <w:pPr>
        <w:ind w:firstLine="720"/>
        <w:rPr>
          <w:rFonts w:asciiTheme="majorHAnsi" w:hAnsiTheme="majorHAnsi" w:eastAsiaTheme="majorEastAsia" w:cstheme="majorBidi"/>
        </w:rPr>
      </w:pPr>
      <w:r w:rsidRPr="6C004676">
        <w:rPr>
          <w:rFonts w:asciiTheme="majorHAnsi" w:hAnsiTheme="majorHAnsi" w:eastAsiaTheme="majorEastAsia" w:cstheme="majorBidi"/>
        </w:rPr>
        <w:t xml:space="preserve">Reference: </w:t>
      </w:r>
      <w:hyperlink r:id="rId62">
        <w:r w:rsidRPr="6C004676">
          <w:rPr>
            <w:rStyle w:val="Hyperlink"/>
            <w:rFonts w:asciiTheme="majorHAnsi" w:hAnsiTheme="majorHAnsi" w:eastAsiaTheme="majorEastAsia" w:cstheme="majorBidi"/>
          </w:rPr>
          <w:t>Salesforce Batch Management</w:t>
        </w:r>
      </w:hyperlink>
      <w:r w:rsidRPr="6C004676">
        <w:rPr>
          <w:rFonts w:asciiTheme="majorHAnsi" w:hAnsiTheme="majorHAnsi" w:eastAsiaTheme="majorEastAsia" w:cstheme="majorBidi"/>
        </w:rPr>
        <w:t xml:space="preserve"> </w:t>
      </w:r>
    </w:p>
    <w:p w:rsidR="56647287" w:rsidP="56647287" w:rsidRDefault="56647287" w14:paraId="551653D5" w14:textId="741EA25A">
      <w:pPr>
        <w:ind w:left="720"/>
        <w:rPr>
          <w:rFonts w:asciiTheme="majorHAnsi" w:hAnsiTheme="majorHAnsi" w:cstheme="majorBidi"/>
        </w:rPr>
      </w:pPr>
    </w:p>
    <w:p w:rsidR="3AC84FCE" w:rsidP="5512A1F3" w:rsidRDefault="3A3F0229" w14:paraId="1F080843" w14:textId="727F9777">
      <w:pPr>
        <w:pStyle w:val="Heading2"/>
      </w:pPr>
      <w:r>
        <w:t>3.</w:t>
      </w:r>
      <w:r w:rsidR="34C5FE20">
        <w:t>5</w:t>
      </w:r>
      <w:r>
        <w:t xml:space="preserve"> </w:t>
      </w:r>
      <w:r w:rsidR="7FB8A2DE">
        <w:t>Other Asynchronous Processing</w:t>
      </w:r>
    </w:p>
    <w:p w:rsidR="56647287" w:rsidP="56647287" w:rsidRDefault="56647287" w14:paraId="4C987C05" w14:textId="1775A777"/>
    <w:p w:rsidR="08AD132D" w:rsidP="6C004676" w:rsidRDefault="0C2AFC4D" w14:paraId="442F82DF" w14:textId="5C9D8678">
      <w:pPr>
        <w:ind w:left="720"/>
        <w:rPr>
          <w:rFonts w:asciiTheme="majorHAnsi" w:hAnsiTheme="majorHAnsi" w:cstheme="majorBidi"/>
          <w:sz w:val="22"/>
          <w:szCs w:val="22"/>
        </w:rPr>
      </w:pPr>
      <w:bookmarkStart w:name="_Toc197708054" w:id="84"/>
      <w:r w:rsidRPr="6C004676">
        <w:rPr>
          <w:rFonts w:asciiTheme="majorHAnsi" w:hAnsiTheme="majorHAnsi" w:cstheme="majorBidi"/>
          <w:sz w:val="22"/>
          <w:szCs w:val="22"/>
        </w:rPr>
        <w:t xml:space="preserve">Guidance: </w:t>
      </w:r>
      <w:r w:rsidRPr="6C004676" w:rsidR="208F4EF5">
        <w:rPr>
          <w:rFonts w:asciiTheme="majorHAnsi" w:hAnsiTheme="majorHAnsi" w:cstheme="majorBidi"/>
          <w:sz w:val="22"/>
          <w:szCs w:val="22"/>
        </w:rPr>
        <w:t>Identify</w:t>
      </w:r>
      <w:r w:rsidRPr="6C004676" w:rsidR="5B2081DE">
        <w:rPr>
          <w:rFonts w:asciiTheme="majorHAnsi" w:hAnsiTheme="majorHAnsi" w:cstheme="majorBidi"/>
          <w:sz w:val="22"/>
          <w:szCs w:val="22"/>
        </w:rPr>
        <w:t xml:space="preserve"> any other asynchronous processing required for your application such as </w:t>
      </w:r>
      <w:r w:rsidRPr="6C004676" w:rsidR="6FD9B0C3">
        <w:rPr>
          <w:rFonts w:asciiTheme="majorHAnsi" w:hAnsiTheme="majorHAnsi" w:cstheme="majorBidi"/>
          <w:sz w:val="22"/>
          <w:szCs w:val="22"/>
        </w:rPr>
        <w:t>Future Methods or Queueable Apex</w:t>
      </w:r>
      <w:r w:rsidRPr="6C004676" w:rsidR="5BB401F1">
        <w:rPr>
          <w:rFonts w:asciiTheme="majorHAnsi" w:hAnsiTheme="majorHAnsi" w:cstheme="majorBidi"/>
          <w:sz w:val="22"/>
          <w:szCs w:val="22"/>
        </w:rPr>
        <w:t>.</w:t>
      </w:r>
      <w:bookmarkEnd w:id="84"/>
    </w:p>
    <w:p w:rsidR="08AD132D" w:rsidP="6C004676" w:rsidRDefault="776428AF" w14:paraId="31580734" w14:textId="3693283B">
      <w:pPr>
        <w:pStyle w:val="Response"/>
      </w:pPr>
      <w:r>
        <w:t>Response: See async processing table below.</w:t>
      </w:r>
    </w:p>
    <w:tbl>
      <w:tblPr>
        <w:tblpPr w:leftFromText="180" w:rightFromText="180" w:vertAnchor="text" w:horzAnchor="margin" w:tblpXSpec="center" w:tblpY="96"/>
        <w:tblOverlap w:val="never"/>
        <w:tblW w:w="10793"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1965"/>
        <w:gridCol w:w="3945"/>
        <w:gridCol w:w="2340"/>
        <w:gridCol w:w="2543"/>
      </w:tblGrid>
      <w:tr w:rsidR="00937C89" w:rsidTr="78587983" w14:paraId="348A0E7E" w14:textId="77777777">
        <w:trPr>
          <w:trHeight w:val="300"/>
        </w:trPr>
        <w:tc>
          <w:tcPr>
            <w:tcW w:w="1965" w:type="dxa"/>
            <w:shd w:val="clear" w:color="auto" w:fill="C9DAF8"/>
            <w:tcMar>
              <w:top w:w="100" w:type="dxa"/>
              <w:left w:w="100" w:type="dxa"/>
              <w:bottom w:w="100" w:type="dxa"/>
              <w:right w:w="100" w:type="dxa"/>
            </w:tcMar>
          </w:tcPr>
          <w:p w:rsidR="00937C89" w:rsidP="00937C89" w:rsidRDefault="00937C89" w14:paraId="6283BB31" w14:textId="77777777">
            <w:pPr>
              <w:pStyle w:val="paragraph"/>
              <w:widowControl w:val="0"/>
              <w:spacing w:before="0" w:beforeAutospacing="0" w:after="0" w:afterAutospacing="0"/>
              <w:jc w:val="center"/>
              <w:rPr>
                <w:rStyle w:val="normaltextrun"/>
                <w:rFonts w:ascii="Calibri" w:hAnsi="Calibri" w:cs="Calibri"/>
                <w:b/>
                <w:bCs/>
              </w:rPr>
            </w:pPr>
            <w:r w:rsidRPr="6B913C0F">
              <w:rPr>
                <w:rStyle w:val="normaltextrun"/>
                <w:rFonts w:ascii="Calibri" w:hAnsi="Calibri" w:cs="Calibri"/>
                <w:b/>
                <w:bCs/>
              </w:rPr>
              <w:t>Async Process</w:t>
            </w:r>
          </w:p>
        </w:tc>
        <w:tc>
          <w:tcPr>
            <w:tcW w:w="3945" w:type="dxa"/>
            <w:shd w:val="clear" w:color="auto" w:fill="C9DAF8"/>
            <w:tcMar>
              <w:top w:w="100" w:type="dxa"/>
              <w:left w:w="100" w:type="dxa"/>
              <w:bottom w:w="100" w:type="dxa"/>
              <w:right w:w="100" w:type="dxa"/>
            </w:tcMar>
          </w:tcPr>
          <w:p w:rsidR="00937C89" w:rsidP="00937C89" w:rsidRDefault="00937C89" w14:paraId="72B125BB" w14:textId="77777777">
            <w:pPr>
              <w:pStyle w:val="paragraph"/>
              <w:widowControl w:val="0"/>
              <w:spacing w:before="0" w:beforeAutospacing="0" w:after="0" w:afterAutospacing="0"/>
              <w:jc w:val="center"/>
            </w:pPr>
            <w:r w:rsidRPr="56647287">
              <w:rPr>
                <w:rStyle w:val="normaltextrun"/>
                <w:rFonts w:ascii="Calibri" w:hAnsi="Calibri" w:cs="Calibri"/>
                <w:b/>
                <w:bCs/>
              </w:rPr>
              <w:t>Description</w:t>
            </w:r>
          </w:p>
          <w:p w:rsidR="00937C89" w:rsidP="00937C89" w:rsidRDefault="00937C89" w14:paraId="11017C76" w14:textId="77777777">
            <w:pPr>
              <w:pStyle w:val="paragraph"/>
              <w:widowControl w:val="0"/>
              <w:spacing w:before="0" w:beforeAutospacing="0" w:after="0" w:afterAutospacing="0"/>
              <w:jc w:val="center"/>
              <w:rPr>
                <w:rStyle w:val="normaltextrun"/>
                <w:rFonts w:ascii="Calibri" w:hAnsi="Calibri" w:cs="Calibri"/>
                <w:b/>
                <w:bCs/>
              </w:rPr>
            </w:pPr>
          </w:p>
        </w:tc>
        <w:tc>
          <w:tcPr>
            <w:tcW w:w="2340" w:type="dxa"/>
            <w:shd w:val="clear" w:color="auto" w:fill="C9DAF8"/>
            <w:tcMar>
              <w:top w:w="100" w:type="dxa"/>
              <w:left w:w="100" w:type="dxa"/>
              <w:bottom w:w="100" w:type="dxa"/>
              <w:right w:w="100" w:type="dxa"/>
            </w:tcMar>
          </w:tcPr>
          <w:p w:rsidR="00937C89" w:rsidP="00937C89" w:rsidRDefault="00937C89" w14:paraId="0110625C" w14:textId="77777777">
            <w:pPr>
              <w:pStyle w:val="paragraph"/>
              <w:widowControl w:val="0"/>
              <w:spacing w:before="0" w:beforeAutospacing="0" w:after="0" w:afterAutospacing="0"/>
              <w:jc w:val="center"/>
              <w:rPr>
                <w:rStyle w:val="normaltextrun"/>
                <w:rFonts w:ascii="Calibri" w:hAnsi="Calibri" w:cs="Calibri"/>
                <w:b/>
                <w:bCs/>
              </w:rPr>
            </w:pPr>
            <w:r w:rsidRPr="56647287">
              <w:rPr>
                <w:rStyle w:val="normaltextrun"/>
                <w:rFonts w:ascii="Calibri" w:hAnsi="Calibri" w:cs="Calibri"/>
                <w:b/>
                <w:bCs/>
              </w:rPr>
              <w:t>Frequency</w:t>
            </w:r>
          </w:p>
          <w:p w:rsidR="00937C89" w:rsidP="00937C89" w:rsidRDefault="00937C89" w14:paraId="6C9A0C55" w14:textId="77777777">
            <w:pPr>
              <w:pStyle w:val="paragraph"/>
              <w:widowControl w:val="0"/>
              <w:spacing w:before="0" w:beforeAutospacing="0" w:after="0" w:afterAutospacing="0"/>
              <w:jc w:val="center"/>
              <w:rPr>
                <w:rStyle w:val="normaltextrun"/>
                <w:rFonts w:ascii="Calibri" w:hAnsi="Calibri" w:cs="Calibri"/>
                <w:b/>
                <w:bCs/>
              </w:rPr>
            </w:pPr>
          </w:p>
        </w:tc>
        <w:tc>
          <w:tcPr>
            <w:tcW w:w="2543" w:type="dxa"/>
            <w:shd w:val="clear" w:color="auto" w:fill="C9DAF8"/>
            <w:tcMar>
              <w:top w:w="100" w:type="dxa"/>
              <w:left w:w="100" w:type="dxa"/>
              <w:bottom w:w="100" w:type="dxa"/>
              <w:right w:w="100" w:type="dxa"/>
            </w:tcMar>
          </w:tcPr>
          <w:p w:rsidR="00937C89" w:rsidP="00937C89" w:rsidRDefault="032361AE" w14:paraId="6CD7F976" w14:textId="78F8FFFD">
            <w:pPr>
              <w:pStyle w:val="paragraph"/>
              <w:jc w:val="center"/>
              <w:rPr>
                <w:rStyle w:val="normaltextrun"/>
                <w:rFonts w:ascii="Calibri" w:hAnsi="Calibri" w:cs="Calibri"/>
                <w:b/>
                <w:bCs/>
              </w:rPr>
            </w:pPr>
            <w:r w:rsidRPr="78587983">
              <w:rPr>
                <w:rStyle w:val="normaltextrun"/>
                <w:rFonts w:ascii="Calibri" w:hAnsi="Calibri" w:cs="Calibri"/>
                <w:b/>
                <w:bCs/>
              </w:rPr>
              <w:t xml:space="preserve">Is this monitored by Application Monitoring? </w:t>
            </w:r>
            <w:r w:rsidRPr="78587983">
              <w:rPr>
                <w:rStyle w:val="normaltextrun"/>
                <w:rFonts w:ascii="Calibri" w:hAnsi="Calibri" w:cs="Calibri"/>
              </w:rPr>
              <w:t>(Y</w:t>
            </w:r>
            <w:r w:rsidRPr="78587983" w:rsidR="4150F80E">
              <w:rPr>
                <w:rStyle w:val="normaltextrun"/>
                <w:rFonts w:ascii="Calibri" w:hAnsi="Calibri" w:cs="Calibri"/>
              </w:rPr>
              <w:t xml:space="preserve">es </w:t>
            </w:r>
            <w:r w:rsidRPr="78587983">
              <w:rPr>
                <w:rStyle w:val="normaltextrun"/>
                <w:rFonts w:ascii="Calibri" w:hAnsi="Calibri" w:cs="Calibri"/>
              </w:rPr>
              <w:t>/N</w:t>
            </w:r>
            <w:r w:rsidRPr="78587983" w:rsidR="56E39140">
              <w:rPr>
                <w:rStyle w:val="normaltextrun"/>
                <w:rFonts w:ascii="Calibri" w:hAnsi="Calibri" w:cs="Calibri"/>
              </w:rPr>
              <w:t>o</w:t>
            </w:r>
            <w:r w:rsidRPr="78587983">
              <w:rPr>
                <w:rStyle w:val="normaltextrun"/>
                <w:rFonts w:ascii="Calibri" w:hAnsi="Calibri" w:cs="Calibri"/>
              </w:rPr>
              <w:t>)</w:t>
            </w:r>
          </w:p>
        </w:tc>
      </w:tr>
      <w:tr>
        <w:tc>
          <w:tcPr>
            <w:tcW w:type="dxa" w:w="1965"/>
          </w:tcPr>
          <w:p>
            <w:r>
              <w:rPr>
                <w:rFonts w:ascii="Calibri" w:hAnsi="Calibri"/>
                <w:sz w:val="22"/>
              </w:rPr>
              <w:t>RD2_QueueableService</w:t>
            </w:r>
          </w:p>
        </w:tc>
        <w:tc>
          <w:tcPr>
            <w:tcW w:type="dxa" w:w="3945"/>
          </w:tcPr>
          <w:p>
            <w:r>
              <w:rPr>
                <w:rFonts w:ascii="Calibri" w:hAnsi="Calibri"/>
                <w:sz w:val="22"/>
              </w:rPr>
              <w:t>Queueable</w:t>
            </w:r>
          </w:p>
        </w:tc>
        <w:tc>
          <w:tcPr>
            <w:tcW w:type="dxa" w:w="2340"/>
          </w:tcPr>
          <w:p>
            <w:r>
              <w:rPr>
                <w:rFonts w:ascii="Calibri" w:hAnsi="Calibri"/>
                <w:sz w:val="22"/>
              </w:rPr>
              <w:t>Process Elevate commitment API calls asynchronously with retry logic</w:t>
            </w:r>
          </w:p>
        </w:tc>
        <w:tc>
          <w:tcPr>
            <w:tcW w:type="dxa" w:w="2543"/>
          </w:tcPr>
          <w:p/>
        </w:tc>
      </w:tr>
      <w:tr>
        <w:tc>
          <w:tcPr>
            <w:tcW w:type="dxa" w:w="1965"/>
          </w:tcPr>
          <w:p>
            <w:r>
              <w:rPr>
                <w:rFonts w:ascii="Calibri" w:hAnsi="Calibri"/>
                <w:sz w:val="22"/>
              </w:rPr>
              <w:t>GiftEntryProcessorQueue</w:t>
            </w:r>
          </w:p>
        </w:tc>
        <w:tc>
          <w:tcPr>
            <w:tcW w:type="dxa" w:w="3945"/>
          </w:tcPr>
          <w:p>
            <w:r>
              <w:rPr>
                <w:rFonts w:ascii="Calibri" w:hAnsi="Calibri"/>
                <w:sz w:val="22"/>
              </w:rPr>
              <w:t>Queueable</w:t>
            </w:r>
          </w:p>
        </w:tc>
        <w:tc>
          <w:tcPr>
            <w:tcW w:type="dxa" w:w="2340"/>
          </w:tcPr>
          <w:p>
            <w:r>
              <w:rPr>
                <w:rFonts w:ascii="Calibri" w:hAnsi="Calibri"/>
                <w:sz w:val="22"/>
              </w:rPr>
              <w:t>Process Gift Entry submissions asynchronously for better UI responsiveness</w:t>
            </w:r>
          </w:p>
        </w:tc>
        <w:tc>
          <w:tcPr>
            <w:tcW w:type="dxa" w:w="2543"/>
          </w:tcPr>
          <w:p/>
        </w:tc>
      </w:tr>
      <w:tr>
        <w:tc>
          <w:tcPr>
            <w:tcW w:type="dxa" w:w="1965"/>
          </w:tcPr>
          <w:p>
            <w:r>
              <w:rPr>
                <w:rFonts w:ascii="Calibri" w:hAnsi="Calibri"/>
                <w:sz w:val="22"/>
              </w:rPr>
              <w:t>CRLP_RollupQueueable</w:t>
            </w:r>
          </w:p>
        </w:tc>
        <w:tc>
          <w:tcPr>
            <w:tcW w:type="dxa" w:w="3945"/>
          </w:tcPr>
          <w:p>
            <w:r>
              <w:rPr>
                <w:rFonts w:ascii="Calibri" w:hAnsi="Calibri"/>
                <w:sz w:val="22"/>
              </w:rPr>
              <w:t>Queueable</w:t>
            </w:r>
          </w:p>
        </w:tc>
        <w:tc>
          <w:tcPr>
            <w:tcW w:type="dxa" w:w="2340"/>
          </w:tcPr>
          <w:p>
            <w:r>
              <w:rPr>
                <w:rFonts w:ascii="Calibri" w:hAnsi="Calibri"/>
                <w:sz w:val="22"/>
              </w:rPr>
              <w:t>Process incremental rollup calculations triggered by DML operations</w:t>
            </w:r>
          </w:p>
        </w:tc>
        <w:tc>
          <w:tcPr>
            <w:tcW w:type="dxa" w:w="2543"/>
          </w:tcPr>
          <w:p/>
        </w:tc>
      </w:tr>
      <w:tr>
        <w:tc>
          <w:tcPr>
            <w:tcW w:type="dxa" w:w="1965"/>
          </w:tcPr>
          <w:p>
            <w:r>
              <w:rPr>
                <w:rFonts w:ascii="Calibri" w:hAnsi="Calibri"/>
                <w:sz w:val="22"/>
              </w:rPr>
              <w:t>CRLP_ResetRollupFieldsQueueable</w:t>
            </w:r>
          </w:p>
        </w:tc>
        <w:tc>
          <w:tcPr>
            <w:tcW w:type="dxa" w:w="3945"/>
          </w:tcPr>
          <w:p>
            <w:r>
              <w:rPr>
                <w:rFonts w:ascii="Calibri" w:hAnsi="Calibri"/>
                <w:sz w:val="22"/>
              </w:rPr>
              <w:t>Queueable</w:t>
            </w:r>
          </w:p>
        </w:tc>
        <w:tc>
          <w:tcPr>
            <w:tcW w:type="dxa" w:w="2340"/>
          </w:tcPr>
          <w:p>
            <w:r>
              <w:rPr>
                <w:rFonts w:ascii="Calibri" w:hAnsi="Calibri"/>
                <w:sz w:val="22"/>
              </w:rPr>
              <w:t>Reset rollup fields when rollup definitions change</w:t>
            </w:r>
          </w:p>
        </w:tc>
        <w:tc>
          <w:tcPr>
            <w:tcW w:type="dxa" w:w="2543"/>
          </w:tcPr>
          <w:p/>
        </w:tc>
      </w:tr>
      <w:tr>
        <w:tc>
          <w:tcPr>
            <w:tcW w:type="dxa" w:w="1965"/>
          </w:tcPr>
          <w:p>
            <w:r>
              <w:rPr>
                <w:rFonts w:ascii="Calibri" w:hAnsi="Calibri"/>
                <w:sz w:val="22"/>
              </w:rPr>
              <w:t>ElevateBatchCapturer</w:t>
            </w:r>
          </w:p>
        </w:tc>
        <w:tc>
          <w:tcPr>
            <w:tcW w:type="dxa" w:w="3945"/>
          </w:tcPr>
          <w:p>
            <w:r>
              <w:rPr>
                <w:rFonts w:ascii="Calibri" w:hAnsi="Calibri"/>
                <w:sz w:val="22"/>
              </w:rPr>
              <w:t>Queueable/Batch</w:t>
            </w:r>
          </w:p>
        </w:tc>
        <w:tc>
          <w:tcPr>
            <w:tcW w:type="dxa" w:w="2340"/>
          </w:tcPr>
          <w:p>
            <w:r>
              <w:rPr>
                <w:rFonts w:ascii="Calibri" w:hAnsi="Calibri"/>
                <w:sz w:val="22"/>
              </w:rPr>
              <w:t>Capture authorized Elevate batch payments</w:t>
            </w:r>
          </w:p>
        </w:tc>
        <w:tc>
          <w:tcPr>
            <w:tcW w:type="dxa" w:w="2543"/>
          </w:tcPr>
          <w:p/>
        </w:tc>
      </w:tr>
      <w:tr>
        <w:tc>
          <w:tcPr>
            <w:tcW w:type="dxa" w:w="1965"/>
          </w:tcPr>
          <w:p>
            <w:r>
              <w:rPr>
                <w:rFonts w:ascii="Calibri" w:hAnsi="Calibri"/>
                <w:sz w:val="22"/>
              </w:rPr>
              <w:t>ERR_AsyncErrors</w:t>
            </w:r>
          </w:p>
        </w:tc>
        <w:tc>
          <w:tcPr>
            <w:tcW w:type="dxa" w:w="3945"/>
          </w:tcPr>
          <w:p>
            <w:r>
              <w:rPr>
                <w:rFonts w:ascii="Calibri" w:hAnsi="Calibri"/>
                <w:sz w:val="22"/>
              </w:rPr>
              <w:t>Queueable</w:t>
            </w:r>
          </w:p>
        </w:tc>
        <w:tc>
          <w:tcPr>
            <w:tcW w:type="dxa" w:w="2340"/>
          </w:tcPr>
          <w:p>
            <w:r>
              <w:rPr>
                <w:rFonts w:ascii="Calibri" w:hAnsi="Calibri"/>
                <w:sz w:val="22"/>
              </w:rPr>
              <w:t>Process and store async operation errors</w:t>
            </w:r>
          </w:p>
        </w:tc>
        <w:tc>
          <w:tcPr>
            <w:tcW w:type="dxa" w:w="2543"/>
          </w:tcPr>
          <w:p/>
        </w:tc>
      </w:tr>
    </w:tbl>
    <w:p w:rsidR="00D123E7" w:rsidP="5512A1F3" w:rsidRDefault="00D123E7" w14:paraId="364D3269" w14:textId="5DE5D2D7"/>
    <w:p w:rsidR="00D123E7" w:rsidP="6C004676" w:rsidRDefault="11CBD8B8" w14:paraId="4EBDA015" w14:textId="36FC6980">
      <w:pPr>
        <w:ind w:firstLine="720"/>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 xml:space="preserve">Reference: Asynchronous Processing section in </w:t>
      </w:r>
      <w:hyperlink r:id="rId63">
        <w:r w:rsidRPr="6C004676">
          <w:rPr>
            <w:rStyle w:val="Hyperlink"/>
            <w:rFonts w:asciiTheme="majorHAnsi" w:hAnsiTheme="majorHAnsi" w:eastAsiaTheme="majorEastAsia" w:cstheme="majorBidi"/>
            <w:sz w:val="22"/>
            <w:szCs w:val="22"/>
          </w:rPr>
          <w:t>VA DTC Salesforce Governance and Architecture</w:t>
        </w:r>
      </w:hyperlink>
    </w:p>
    <w:p w:rsidRPr="00D26B07" w:rsidR="008D20F9" w:rsidP="5512A1F3" w:rsidRDefault="77A58CE7" w14:paraId="2D27BE27" w14:textId="6AD58A6C">
      <w:pPr>
        <w:pStyle w:val="Heading1"/>
      </w:pPr>
      <w:bookmarkStart w:name="_Toc197926879" w:id="85"/>
      <w:bookmarkStart w:name="_Toc197708061" w:id="86"/>
      <w:bookmarkStart w:name="_Toc117235753" w:id="87"/>
      <w:r>
        <w:lastRenderedPageBreak/>
        <w:t xml:space="preserve">Section </w:t>
      </w:r>
      <w:r w:rsidR="5EAC2343">
        <w:t>4</w:t>
      </w:r>
      <w:r w:rsidR="27199F5E">
        <w:t xml:space="preserve">: </w:t>
      </w:r>
      <w:r w:rsidR="1127D272">
        <w:t xml:space="preserve">Application Monitoring and </w:t>
      </w:r>
      <w:r w:rsidR="0156EAA4">
        <w:t>Resiliency</w:t>
      </w:r>
      <w:bookmarkEnd w:id="85"/>
      <w:bookmarkEnd w:id="86"/>
      <w:bookmarkEnd w:id="87"/>
    </w:p>
    <w:p w:rsidR="6C004676" w:rsidP="6C004676" w:rsidRDefault="6C004676" w14:paraId="06C23FC6" w14:textId="6B9A8506"/>
    <w:p w:rsidR="1EE3714C" w:rsidP="5512A1F3" w:rsidRDefault="1EE3714C" w14:paraId="44331339" w14:textId="2FD093F0">
      <w:pPr>
        <w:pStyle w:val="Heading2"/>
      </w:pPr>
      <w:r>
        <w:t>4.1</w:t>
      </w:r>
      <w:r w:rsidR="4FC7BDEB">
        <w:t xml:space="preserve"> </w:t>
      </w:r>
      <w:r>
        <w:t>Business Hours</w:t>
      </w:r>
    </w:p>
    <w:p w:rsidR="5512A1F3" w:rsidP="5512A1F3" w:rsidRDefault="5512A1F3" w14:paraId="1817AEF4" w14:textId="1DBD264E">
      <w:pPr>
        <w:rPr>
          <w:rFonts w:asciiTheme="majorHAnsi" w:hAnsiTheme="majorHAnsi" w:eastAsiaTheme="majorEastAsia" w:cstheme="majorBidi"/>
        </w:rPr>
      </w:pPr>
    </w:p>
    <w:p w:rsidR="1EE3714C" w:rsidP="6C004676" w:rsidRDefault="1EE3714C" w14:paraId="45A0257B" w14:textId="3624B3FC">
      <w:pPr>
        <w:ind w:firstLine="720"/>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Guidance: Specify operational business hours for the application. Call out any holidays or deviations.</w:t>
      </w:r>
    </w:p>
    <w:p w:rsidR="5512A1F3" w:rsidP="5512A1F3" w:rsidRDefault="5512A1F3" w14:paraId="4232187F" w14:textId="77777777">
      <w:pPr>
        <w:ind w:firstLine="720"/>
        <w:rPr>
          <w:rFonts w:asciiTheme="majorHAnsi" w:hAnsiTheme="majorHAnsi" w:eastAsiaTheme="majorEastAsia" w:cstheme="majorBidi"/>
        </w:rPr>
      </w:pPr>
    </w:p>
    <w:p w:rsidR="1EE3714C" w:rsidP="6C004676" w:rsidRDefault="1EE3714C" w14:paraId="295A58AB" w14:textId="4AB5D351">
      <w:pPr>
        <w:pStyle w:val="Response"/>
        <w:rPr>
          <w:rFonts w:eastAsia="Arial"/>
        </w:rPr>
      </w:pPr>
      <w:r>
        <w:t xml:space="preserve">Response: </w:t>
      </w:r>
      <w:r>
        <w:rPr>
          <w:color w:val="FF0000"/>
        </w:rPr>
        <w:t>TBD</w:t>
      </w:r>
      <w:r>
        <w:t xml:space="preserve"> — Business hours to be defined based on organizational operating schedule. NPSP batch jobs (CRLP rollups, RD evaluation) are typically scheduled during off-peak hours.</w:t>
      </w:r>
    </w:p>
    <w:p w:rsidR="5512A1F3" w:rsidP="6C004676" w:rsidRDefault="1EE3714C" w14:paraId="55B73FBE" w14:textId="59586A13">
      <w:pPr>
        <w:widowControl w:val="0"/>
        <w:rPr>
          <w:rFonts w:ascii="Calibri" w:hAnsi="Calibri" w:eastAsia="Calibri" w:cs="Calibri"/>
          <w:color w:val="943634" w:themeColor="accent2" w:themeShade="BF"/>
          <w:sz w:val="22"/>
          <w:szCs w:val="22"/>
        </w:rPr>
      </w:pPr>
      <w:r w:rsidRPr="6C004676">
        <w:rPr>
          <w:rFonts w:asciiTheme="majorHAnsi" w:hAnsiTheme="majorHAnsi" w:eastAsiaTheme="majorEastAsia" w:cstheme="majorBidi"/>
          <w:color w:val="943634" w:themeColor="accent2" w:themeShade="BF"/>
          <w:sz w:val="22"/>
          <w:szCs w:val="22"/>
        </w:rPr>
        <w:t>&lt;</w:t>
      </w:r>
      <w:r w:rsidRPr="6C004676">
        <w:rPr>
          <w:rFonts w:ascii="Calibri" w:hAnsi="Calibri" w:eastAsia="Calibri" w:cs="Calibri"/>
          <w:color w:val="943634" w:themeColor="accent2" w:themeShade="BF"/>
          <w:sz w:val="22"/>
          <w:szCs w:val="22"/>
        </w:rPr>
        <w:t xml:space="preserve"> Monday through Friday, 8:00AM EST to 5:00PM E</w:t>
      </w:r>
      <w:r w:rsidRPr="6C004676" w:rsidR="4B22316C">
        <w:rPr>
          <w:rFonts w:ascii="Calibri" w:hAnsi="Calibri" w:eastAsia="Calibri" w:cs="Calibri"/>
          <w:color w:val="943634" w:themeColor="accent2" w:themeShade="BF"/>
          <w:sz w:val="22"/>
          <w:szCs w:val="22"/>
        </w:rPr>
        <w:t>ST</w:t>
      </w:r>
      <w:r w:rsidRPr="6C004676" w:rsidR="4CE4037B">
        <w:rPr>
          <w:rFonts w:ascii="Calibri" w:hAnsi="Calibri" w:eastAsia="Calibri" w:cs="Calibri"/>
          <w:color w:val="943634" w:themeColor="accent2" w:themeShade="BF"/>
          <w:sz w:val="22"/>
          <w:szCs w:val="22"/>
        </w:rPr>
        <w:t>.</w:t>
      </w:r>
      <w:r w:rsidRPr="6C004676" w:rsidR="4696752B">
        <w:rPr>
          <w:rFonts w:ascii="Calibri" w:hAnsi="Calibri" w:eastAsia="Calibri" w:cs="Calibri"/>
          <w:color w:val="943634" w:themeColor="accent2" w:themeShade="BF"/>
          <w:sz w:val="22"/>
          <w:szCs w:val="22"/>
        </w:rPr>
        <w:t xml:space="preserve"> </w:t>
      </w:r>
      <w:r w:rsidRPr="6C004676" w:rsidR="100EF8F1">
        <w:rPr>
          <w:rFonts w:ascii="Calibri" w:hAnsi="Calibri" w:eastAsia="Calibri" w:cs="Calibri"/>
          <w:color w:val="943634" w:themeColor="accent2" w:themeShade="BF"/>
          <w:sz w:val="22"/>
          <w:szCs w:val="22"/>
        </w:rPr>
        <w:t xml:space="preserve">No operations </w:t>
      </w:r>
      <w:r w:rsidRPr="6C004676" w:rsidR="3686C3E9">
        <w:rPr>
          <w:rFonts w:ascii="Calibri" w:hAnsi="Calibri" w:eastAsia="Calibri" w:cs="Calibri"/>
          <w:color w:val="943634" w:themeColor="accent2" w:themeShade="BF"/>
          <w:sz w:val="22"/>
          <w:szCs w:val="22"/>
        </w:rPr>
        <w:t xml:space="preserve">on </w:t>
      </w:r>
      <w:r w:rsidRPr="6C004676" w:rsidR="100EF8F1">
        <w:rPr>
          <w:rFonts w:ascii="Calibri" w:hAnsi="Calibri" w:eastAsia="Calibri" w:cs="Calibri"/>
          <w:color w:val="943634" w:themeColor="accent2" w:themeShade="BF"/>
          <w:sz w:val="22"/>
          <w:szCs w:val="22"/>
        </w:rPr>
        <w:t>federal holidays</w:t>
      </w:r>
      <w:r w:rsidRPr="6C004676" w:rsidR="6EEE09A5">
        <w:rPr>
          <w:rFonts w:ascii="Calibri" w:hAnsi="Calibri" w:eastAsia="Calibri" w:cs="Calibri"/>
          <w:color w:val="943634" w:themeColor="accent2" w:themeShade="BF"/>
          <w:sz w:val="22"/>
          <w:szCs w:val="22"/>
        </w:rPr>
        <w:t>.</w:t>
      </w:r>
      <w:r w:rsidRPr="6C004676">
        <w:rPr>
          <w:rFonts w:ascii="Calibri" w:hAnsi="Calibri" w:eastAsia="Calibri" w:cs="Calibri"/>
          <w:color w:val="943634" w:themeColor="accent2" w:themeShade="BF"/>
          <w:sz w:val="22"/>
          <w:szCs w:val="22"/>
        </w:rPr>
        <w:t>&gt;</w:t>
      </w:r>
    </w:p>
    <w:p w:rsidR="6C004676" w:rsidP="6C004676" w:rsidRDefault="6C004676" w14:paraId="62FC1D51" w14:textId="638A3F44">
      <w:pPr>
        <w:widowControl w:val="0"/>
        <w:ind w:firstLine="720"/>
        <w:rPr>
          <w:rFonts w:ascii="Calibri" w:hAnsi="Calibri" w:eastAsia="Calibri" w:cs="Calibri"/>
          <w:color w:val="943634" w:themeColor="accent2" w:themeShade="BF"/>
        </w:rPr>
      </w:pPr>
    </w:p>
    <w:p w:rsidR="17B2FB4F" w:rsidP="7F3C07F7" w:rsidRDefault="17B2FB4F" w14:paraId="25BD9787" w14:textId="2AA8B9E8">
      <w:pPr>
        <w:pStyle w:val="Heading2"/>
        <w:rPr>
          <w:color w:val="4F80BD"/>
        </w:rPr>
      </w:pPr>
      <w:r>
        <w:t>4.</w:t>
      </w:r>
      <w:r w:rsidR="2F6D23FF">
        <w:t>2</w:t>
      </w:r>
      <w:r>
        <w:t xml:space="preserve"> </w:t>
      </w:r>
      <w:r w:rsidR="78A19F98">
        <w:t>Application Monitoring</w:t>
      </w:r>
    </w:p>
    <w:p w:rsidR="5512A1F3" w:rsidP="5512A1F3" w:rsidRDefault="5512A1F3" w14:paraId="6729B29C" w14:textId="73C8647D"/>
    <w:p w:rsidR="17B2FB4F" w:rsidP="6C004676" w:rsidRDefault="17B2FB4F" w14:paraId="605317AD" w14:textId="00DAA495">
      <w:pPr>
        <w:ind w:left="720"/>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 xml:space="preserve">Guidance: </w:t>
      </w:r>
      <w:r w:rsidRPr="6C004676" w:rsidR="48F8A885">
        <w:rPr>
          <w:rFonts w:asciiTheme="majorHAnsi" w:hAnsiTheme="majorHAnsi" w:eastAsiaTheme="majorEastAsia" w:cstheme="majorBidi"/>
          <w:sz w:val="22"/>
          <w:szCs w:val="22"/>
        </w:rPr>
        <w:t>Salesforce platform level monitoring is the responsibility of the DTC Customer Success</w:t>
      </w:r>
      <w:r w:rsidRPr="6C004676" w:rsidR="21A0FF81">
        <w:rPr>
          <w:rFonts w:asciiTheme="majorHAnsi" w:hAnsiTheme="majorHAnsi" w:eastAsiaTheme="majorEastAsia" w:cstheme="majorBidi"/>
          <w:sz w:val="22"/>
          <w:szCs w:val="22"/>
        </w:rPr>
        <w:t xml:space="preserve"> </w:t>
      </w:r>
      <w:r w:rsidRPr="6C004676" w:rsidR="48F8A885">
        <w:rPr>
          <w:rFonts w:asciiTheme="majorHAnsi" w:hAnsiTheme="majorHAnsi" w:eastAsiaTheme="majorEastAsia" w:cstheme="majorBidi"/>
          <w:sz w:val="22"/>
          <w:szCs w:val="22"/>
        </w:rPr>
        <w:t>Center, while the System Integrator or Citizen Developer is responsible for the development of</w:t>
      </w:r>
      <w:r w:rsidRPr="6C004676" w:rsidR="6BC5CFEF">
        <w:rPr>
          <w:rFonts w:asciiTheme="majorHAnsi" w:hAnsiTheme="majorHAnsi" w:eastAsiaTheme="majorEastAsia" w:cstheme="majorBidi"/>
          <w:sz w:val="22"/>
          <w:szCs w:val="22"/>
        </w:rPr>
        <w:t xml:space="preserve"> </w:t>
      </w:r>
      <w:r w:rsidRPr="6C004676" w:rsidR="48F8A885">
        <w:rPr>
          <w:rFonts w:asciiTheme="majorHAnsi" w:hAnsiTheme="majorHAnsi" w:eastAsiaTheme="majorEastAsia" w:cstheme="majorBidi"/>
          <w:sz w:val="22"/>
          <w:szCs w:val="22"/>
        </w:rPr>
        <w:t xml:space="preserve">application-level monitoring. Explain </w:t>
      </w:r>
      <w:r w:rsidRPr="6C004676" w:rsidR="5CB84C96">
        <w:rPr>
          <w:rFonts w:asciiTheme="majorHAnsi" w:hAnsiTheme="majorHAnsi" w:eastAsiaTheme="majorEastAsia" w:cstheme="majorBidi"/>
          <w:sz w:val="22"/>
          <w:szCs w:val="22"/>
        </w:rPr>
        <w:t xml:space="preserve">the </w:t>
      </w:r>
      <w:r w:rsidRPr="6C004676" w:rsidR="48F8A885">
        <w:rPr>
          <w:rFonts w:asciiTheme="majorHAnsi" w:hAnsiTheme="majorHAnsi" w:eastAsiaTheme="majorEastAsia" w:cstheme="majorBidi"/>
          <w:sz w:val="22"/>
          <w:szCs w:val="22"/>
        </w:rPr>
        <w:t xml:space="preserve">monitoring plan for application services and integrations. </w:t>
      </w:r>
    </w:p>
    <w:p w:rsidR="5512A1F3" w:rsidP="5512A1F3" w:rsidRDefault="5512A1F3" w14:paraId="5E560886" w14:textId="20F0EA7C">
      <w:pPr>
        <w:rPr>
          <w:rFonts w:asciiTheme="majorHAnsi" w:hAnsiTheme="majorHAnsi" w:eastAsiaTheme="majorEastAsia" w:cstheme="majorBidi"/>
        </w:rPr>
      </w:pPr>
    </w:p>
    <w:p w:rsidR="17B2FB4F" w:rsidP="6C004676" w:rsidRDefault="17B2FB4F" w14:paraId="25780180" w14:textId="08886339">
      <w:pPr>
        <w:pStyle w:val="Response"/>
        <w:rPr>
          <w:rFonts w:eastAsia="Arial"/>
        </w:rPr>
      </w:pPr>
      <w:r>
        <w:t>Response: NPSP implements application monitoring through the following mechanisms:</w:t>
        <w:br/>
        <w:br/>
        <w:t>1. Error__c Custom Object: Central error logging repository. All caught exceptions across NPSP trigger handlers, batch jobs, and async processes are logged as Error__c records with full stack traces, context, and timestamps.</w:t>
        <w:br/>
        <w:br/>
        <w:t>2. ERR_Handler Framework: Centralized error handling utility (ERR_Handler.cls) that captures errors from TDTM trigger execution, batch processing, and queueable jobs. Supports error notification via email.</w:t>
        <w:br/>
        <w:br/>
        <w:t>3. ERR_AsyncErrors Queueable: Processes async errors that cannot be logged synchronously (e.g., during trigger rollback).</w:t>
        <w:br/>
        <w:br/>
        <w:t>4. Error_Settings__c: Configurable settings for error notification recipients, error handling behavior (store vs. email), and error record retention.</w:t>
        <w:br/>
        <w:br/>
        <w:t>5. Batch Job Monitoring: UTIL_JobProgress_CTRL provides real-time batch progress tracking. UTIL_BatchJobService provides batch job status querying.</w:t>
        <w:br/>
        <w:br/>
        <w:t>6. Telemetry: UTIL_OrgTelemetry_BATCH collects usage metrics (object counts, feature adoption) and reports via Salesforce Feature Management.</w:t>
        <w:br/>
        <w:br/>
        <w:t>7. Health Check: GetStartedChecklist components provide configuration validation and setup verification.</w:t>
      </w:r>
    </w:p>
    <w:p w:rsidR="17B2FB4F" w:rsidP="6C004676" w:rsidRDefault="575C79E3" w14:paraId="34E9233F" w14:textId="7BC701BC">
      <w:pPr>
        <w:rPr>
          <w:rFonts w:ascii="Calibri" w:hAnsi="Calibri" w:eastAsia="Calibri" w:cs="Calibri"/>
          <w:color w:val="943634" w:themeColor="accent2" w:themeShade="BF"/>
          <w:sz w:val="22"/>
          <w:szCs w:val="22"/>
        </w:rPr>
      </w:pPr>
      <w:r w:rsidRPr="6C004676">
        <w:rPr>
          <w:rFonts w:ascii="Calibri" w:hAnsi="Calibri" w:eastAsia="Calibri" w:cs="Calibri"/>
          <w:color w:val="943634" w:themeColor="accent2" w:themeShade="BF"/>
          <w:sz w:val="22"/>
          <w:szCs w:val="22"/>
        </w:rPr>
      </w:r>
      <w:r w:rsidRPr="6C004676" w:rsidR="5D76C0C6">
        <w:rPr>
          <w:rFonts w:ascii="Calibri" w:hAnsi="Calibri" w:eastAsia="Calibri" w:cs="Calibri"/>
          <w:color w:val="943634" w:themeColor="accent2" w:themeShade="BF"/>
          <w:sz w:val="22"/>
          <w:szCs w:val="22"/>
        </w:rPr>
      </w:r>
      <w:r w:rsidRPr="6C004676" w:rsidR="6D042F0F">
        <w:rPr>
          <w:rFonts w:ascii="Calibri" w:hAnsi="Calibri" w:eastAsia="Calibri" w:cs="Calibri"/>
          <w:color w:val="943634" w:themeColor="accent2" w:themeShade="BF"/>
          <w:sz w:val="22"/>
          <w:szCs w:val="22"/>
        </w:rPr>
      </w:r>
      <w:r w:rsidRPr="6C004676" w:rsidR="5D76C0C6">
        <w:rPr>
          <w:rFonts w:ascii="Calibri" w:hAnsi="Calibri" w:eastAsia="Calibri" w:cs="Calibri"/>
          <w:color w:val="943634" w:themeColor="accent2" w:themeShade="BF"/>
          <w:sz w:val="22"/>
          <w:szCs w:val="22"/>
        </w:rPr>
      </w:r>
      <w:r w:rsidRPr="6C004676" w:rsidR="47F9A485">
        <w:rPr>
          <w:rFonts w:ascii="Calibri" w:hAnsi="Calibri" w:eastAsia="Calibri" w:cs="Calibri"/>
          <w:color w:val="943634" w:themeColor="accent2" w:themeShade="BF"/>
          <w:sz w:val="22"/>
          <w:szCs w:val="22"/>
        </w:rPr>
      </w:r>
      <w:r w:rsidRPr="6C004676" w:rsidR="5D76C0C6">
        <w:rPr>
          <w:rFonts w:ascii="Calibri" w:hAnsi="Calibri" w:eastAsia="Calibri" w:cs="Calibri"/>
          <w:color w:val="943634" w:themeColor="accent2" w:themeShade="BF"/>
          <w:sz w:val="22"/>
          <w:szCs w:val="22"/>
        </w:rPr>
      </w:r>
      <w:r w:rsidRPr="6C004676" w:rsidR="56FDD08F">
        <w:rPr>
          <w:rFonts w:ascii="Calibri" w:hAnsi="Calibri" w:eastAsia="Calibri" w:cs="Calibri"/>
          <w:color w:val="943634" w:themeColor="accent2" w:themeShade="BF"/>
          <w:sz w:val="22"/>
          <w:szCs w:val="22"/>
        </w:rPr>
      </w:r>
      <w:r w:rsidRPr="6C004676" w:rsidR="09F948A7">
        <w:rPr>
          <w:rFonts w:ascii="Calibri" w:hAnsi="Calibri" w:eastAsia="Calibri" w:cs="Calibri"/>
          <w:color w:val="943634" w:themeColor="accent2" w:themeShade="BF"/>
          <w:sz w:val="22"/>
          <w:szCs w:val="22"/>
        </w:rPr>
      </w:r>
      <w:r w:rsidRPr="6C004676" w:rsidR="79953842">
        <w:rPr>
          <w:rFonts w:ascii="Calibri" w:hAnsi="Calibri" w:eastAsia="Calibri" w:cs="Calibri"/>
          <w:color w:val="943634" w:themeColor="accent2" w:themeShade="BF"/>
          <w:sz w:val="22"/>
          <w:szCs w:val="22"/>
        </w:rPr>
      </w:r>
      <w:r w:rsidRPr="6C004676" w:rsidR="5D76C0C6">
        <w:rPr>
          <w:rFonts w:ascii="Calibri" w:hAnsi="Calibri" w:eastAsia="Calibri" w:cs="Calibri"/>
          <w:color w:val="943634" w:themeColor="accent2" w:themeShade="BF"/>
          <w:sz w:val="22"/>
          <w:szCs w:val="22"/>
        </w:rPr>
      </w:r>
      <w:r w:rsidRPr="6C004676" w:rsidR="020D24C1">
        <w:rPr>
          <w:rFonts w:ascii="Calibri" w:hAnsi="Calibri" w:eastAsia="Calibri" w:cs="Calibri"/>
          <w:color w:val="943634" w:themeColor="accent2" w:themeShade="BF"/>
          <w:sz w:val="22"/>
          <w:szCs w:val="22"/>
        </w:rPr>
      </w:r>
      <w:r w:rsidRPr="6C004676" w:rsidR="5D76C0C6">
        <w:rPr>
          <w:rFonts w:ascii="Calibri" w:hAnsi="Calibri" w:eastAsia="Calibri" w:cs="Calibri"/>
          <w:color w:val="943634" w:themeColor="accent2" w:themeShade="BF"/>
          <w:sz w:val="22"/>
          <w:szCs w:val="22"/>
        </w:rPr>
      </w:r>
      <w:r w:rsidRPr="6C004676" w:rsidR="5A01F4AA">
        <w:rPr>
          <w:rFonts w:ascii="Calibri" w:hAnsi="Calibri" w:eastAsia="Calibri" w:cs="Calibri"/>
          <w:color w:val="943634" w:themeColor="accent2" w:themeShade="BF"/>
          <w:sz w:val="22"/>
          <w:szCs w:val="22"/>
        </w:rPr>
      </w:r>
      <w:r w:rsidRPr="6C004676" w:rsidR="307D0212">
        <w:rPr>
          <w:rFonts w:ascii="Calibri" w:hAnsi="Calibri" w:eastAsia="Calibri" w:cs="Calibri"/>
          <w:color w:val="943634" w:themeColor="accent2" w:themeShade="BF"/>
          <w:sz w:val="22"/>
          <w:szCs w:val="22"/>
        </w:rPr>
      </w:r>
      <w:r w:rsidRPr="6C004676" w:rsidR="5D76C0C6">
        <w:rPr>
          <w:rFonts w:ascii="Calibri" w:hAnsi="Calibri" w:eastAsia="Calibri" w:cs="Calibri"/>
          <w:color w:val="943634" w:themeColor="accent2" w:themeShade="BF"/>
          <w:sz w:val="22"/>
          <w:szCs w:val="22"/>
        </w:rPr>
      </w:r>
      <w:r w:rsidRPr="6C004676" w:rsidR="1D8A9898">
        <w:rPr>
          <w:rFonts w:ascii="Calibri" w:hAnsi="Calibri" w:eastAsia="Calibri" w:cs="Calibri"/>
          <w:color w:val="943634" w:themeColor="accent2" w:themeShade="BF"/>
          <w:sz w:val="22"/>
          <w:szCs w:val="22"/>
        </w:rPr>
      </w:r>
      <w:r w:rsidRPr="6C004676" w:rsidR="5D76C0C6">
        <w:rPr>
          <w:rFonts w:ascii="Calibri" w:hAnsi="Calibri" w:eastAsia="Calibri" w:cs="Calibri"/>
          <w:color w:val="943634" w:themeColor="accent2" w:themeShade="BF"/>
          <w:sz w:val="22"/>
          <w:szCs w:val="22"/>
        </w:rPr>
      </w:r>
      <w:r w:rsidRPr="6C004676" w:rsidR="6417B579">
        <w:rPr>
          <w:rFonts w:ascii="Calibri" w:hAnsi="Calibri" w:eastAsia="Calibri" w:cs="Calibri"/>
          <w:color w:val="943634" w:themeColor="accent2" w:themeShade="BF"/>
          <w:sz w:val="22"/>
          <w:szCs w:val="22"/>
        </w:rPr>
      </w:r>
      <w:r w:rsidRPr="6C004676" w:rsidR="5D76C0C6">
        <w:rPr>
          <w:rFonts w:ascii="Calibri" w:hAnsi="Calibri" w:eastAsia="Calibri" w:cs="Calibri"/>
          <w:color w:val="943634" w:themeColor="accent2" w:themeShade="BF"/>
          <w:sz w:val="22"/>
          <w:szCs w:val="22"/>
        </w:rPr>
      </w:r>
      <w:r w:rsidRPr="6C004676" w:rsidR="5EFC0110">
        <w:rPr>
          <w:rFonts w:ascii="Calibri" w:hAnsi="Calibri" w:eastAsia="Calibri" w:cs="Calibri"/>
          <w:color w:val="943634" w:themeColor="accent2" w:themeShade="BF"/>
          <w:sz w:val="22"/>
          <w:szCs w:val="22"/>
        </w:rPr>
      </w:r>
    </w:p>
    <w:p w:rsidR="17B2FB4F" w:rsidP="6C004676" w:rsidRDefault="2142210D" w14:paraId="04D40C32" w14:textId="0BED05DE">
      <w:pPr>
        <w:rPr>
          <w:rFonts w:ascii="Calibri" w:hAnsi="Calibri" w:eastAsia="Calibri" w:cs="Calibri"/>
          <w:color w:val="943634" w:themeColor="accent2" w:themeShade="BF"/>
          <w:sz w:val="22"/>
          <w:szCs w:val="22"/>
        </w:rPr>
      </w:pPr>
      <w:r w:rsidRPr="6C004676">
        <w:rPr>
          <w:rFonts w:ascii="Calibri" w:hAnsi="Calibri" w:eastAsia="Calibri" w:cs="Calibri"/>
          <w:color w:val="943634" w:themeColor="accent2" w:themeShade="BF"/>
          <w:sz w:val="22"/>
          <w:szCs w:val="22"/>
        </w:rPr>
        <w:t>An application</w:t>
      </w:r>
      <w:r w:rsidRPr="6C004676" w:rsidR="41A366E0">
        <w:rPr>
          <w:rFonts w:ascii="Calibri" w:hAnsi="Calibri" w:eastAsia="Calibri" w:cs="Calibri"/>
          <w:color w:val="943634" w:themeColor="accent2" w:themeShade="BF"/>
          <w:sz w:val="22"/>
          <w:szCs w:val="22"/>
        </w:rPr>
        <w:t>-specific</w:t>
      </w:r>
      <w:r w:rsidRPr="6C004676">
        <w:rPr>
          <w:rFonts w:ascii="Calibri" w:hAnsi="Calibri" w:eastAsia="Calibri" w:cs="Calibri"/>
          <w:color w:val="943634" w:themeColor="accent2" w:themeShade="BF"/>
          <w:sz w:val="22"/>
          <w:szCs w:val="22"/>
        </w:rPr>
        <w:t xml:space="preserve"> setup UI will be available for the</w:t>
      </w:r>
      <w:r w:rsidRPr="6C004676" w:rsidR="7A247BC0">
        <w:rPr>
          <w:rFonts w:ascii="Calibri" w:hAnsi="Calibri" w:eastAsia="Calibri" w:cs="Calibri"/>
          <w:color w:val="943634" w:themeColor="accent2" w:themeShade="BF"/>
          <w:sz w:val="22"/>
          <w:szCs w:val="22"/>
        </w:rPr>
        <w:t xml:space="preserve"> VA</w:t>
      </w:r>
      <w:r w:rsidRPr="6C004676">
        <w:rPr>
          <w:rFonts w:ascii="Calibri" w:hAnsi="Calibri" w:eastAsia="Calibri" w:cs="Calibri"/>
          <w:color w:val="943634" w:themeColor="accent2" w:themeShade="BF"/>
          <w:sz w:val="22"/>
          <w:szCs w:val="22"/>
        </w:rPr>
        <w:t xml:space="preserve"> Application Admin </w:t>
      </w:r>
      <w:r w:rsidRPr="6C004676" w:rsidR="56C63B50">
        <w:rPr>
          <w:rFonts w:ascii="Calibri" w:hAnsi="Calibri" w:eastAsia="Calibri" w:cs="Calibri"/>
          <w:color w:val="943634" w:themeColor="accent2" w:themeShade="BF"/>
          <w:sz w:val="22"/>
          <w:szCs w:val="22"/>
        </w:rPr>
        <w:t xml:space="preserve">persona </w:t>
      </w:r>
      <w:r w:rsidRPr="6C004676">
        <w:rPr>
          <w:rFonts w:ascii="Calibri" w:hAnsi="Calibri" w:eastAsia="Calibri" w:cs="Calibri"/>
          <w:color w:val="943634" w:themeColor="accent2" w:themeShade="BF"/>
          <w:sz w:val="22"/>
          <w:szCs w:val="22"/>
        </w:rPr>
        <w:t xml:space="preserve">to configure which users should receive error </w:t>
      </w:r>
      <w:r w:rsidRPr="6C004676" w:rsidR="472AB51C">
        <w:rPr>
          <w:rFonts w:ascii="Calibri" w:hAnsi="Calibri" w:eastAsia="Calibri" w:cs="Calibri"/>
          <w:color w:val="943634" w:themeColor="accent2" w:themeShade="BF"/>
          <w:sz w:val="22"/>
          <w:szCs w:val="22"/>
        </w:rPr>
        <w:t xml:space="preserve">notification </w:t>
      </w:r>
      <w:r w:rsidRPr="6C004676">
        <w:rPr>
          <w:rFonts w:ascii="Calibri" w:hAnsi="Calibri" w:eastAsia="Calibri" w:cs="Calibri"/>
          <w:color w:val="943634" w:themeColor="accent2" w:themeShade="BF"/>
          <w:sz w:val="22"/>
          <w:szCs w:val="22"/>
        </w:rPr>
        <w:t>emails.</w:t>
      </w:r>
    </w:p>
    <w:p w:rsidR="17B2FB4F" w:rsidP="6C004676" w:rsidRDefault="2855BB94" w14:paraId="5B3ED549" w14:textId="375D768D">
      <w:pPr>
        <w:rPr>
          <w:rFonts w:ascii="Calibri" w:hAnsi="Calibri" w:eastAsia="Calibri" w:cs="Calibri"/>
          <w:color w:val="943634" w:themeColor="accent2" w:themeShade="BF"/>
          <w:sz w:val="22"/>
          <w:szCs w:val="22"/>
        </w:rPr>
      </w:pPr>
      <w:r w:rsidRPr="78587983">
        <w:rPr>
          <w:rFonts w:ascii="Calibri" w:hAnsi="Calibri" w:eastAsia="Calibri" w:cs="Calibri"/>
          <w:color w:val="943634" w:themeColor="accent2" w:themeShade="BF"/>
          <w:sz w:val="22"/>
          <w:szCs w:val="22"/>
        </w:rPr>
        <w:t>&gt;</w:t>
      </w:r>
    </w:p>
    <w:p w:rsidR="5512A1F3" w:rsidP="78587983" w:rsidRDefault="5512A1F3" w14:paraId="39D2900C" w14:textId="55EED0DE">
      <w:pPr>
        <w:rPr>
          <w:rFonts w:ascii="Calibri" w:hAnsi="Calibri" w:eastAsia="Calibri" w:cs="Calibri"/>
          <w:color w:val="943634" w:themeColor="accent2" w:themeShade="BF"/>
          <w:sz w:val="22"/>
          <w:szCs w:val="22"/>
        </w:rPr>
      </w:pPr>
    </w:p>
    <w:tbl>
      <w:tblPr>
        <w:tblW w:w="0" w:type="auto"/>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ook w:val="0600" w:firstRow="0" w:lastRow="0" w:firstColumn="0" w:lastColumn="0" w:noHBand="1" w:noVBand="1"/>
      </w:tblPr>
      <w:tblGrid>
        <w:gridCol w:w="2186"/>
        <w:gridCol w:w="1866"/>
        <w:gridCol w:w="2673"/>
        <w:gridCol w:w="2268"/>
        <w:gridCol w:w="1787"/>
      </w:tblGrid>
      <w:tr w:rsidR="78587983" w:rsidTr="78587983" w14:paraId="53634D2F" w14:textId="77777777">
        <w:trPr>
          <w:trHeight w:val="300"/>
        </w:trPr>
        <w:tc>
          <w:tcPr>
            <w:tcW w:w="2190" w:type="dxa"/>
            <w:shd w:val="clear" w:color="auto" w:fill="C9DAF8"/>
            <w:tcMar>
              <w:top w:w="100" w:type="dxa"/>
              <w:left w:w="100" w:type="dxa"/>
              <w:bottom w:w="100" w:type="dxa"/>
              <w:right w:w="100" w:type="dxa"/>
            </w:tcMar>
          </w:tcPr>
          <w:p w:rsidR="3B994489" w:rsidP="78587983" w:rsidRDefault="3B994489" w14:paraId="3F20DC1A" w14:textId="20D6A10F">
            <w:pPr>
              <w:pStyle w:val="paragraph"/>
              <w:widowControl w:val="0"/>
              <w:spacing w:before="0" w:beforeAutospacing="0" w:after="0" w:afterAutospacing="0"/>
              <w:jc w:val="center"/>
              <w:rPr>
                <w:rStyle w:val="normaltextrun"/>
                <w:rFonts w:ascii="Calibri" w:hAnsi="Calibri" w:cs="Calibri"/>
                <w:b/>
                <w:bCs/>
              </w:rPr>
            </w:pPr>
            <w:r w:rsidRPr="78587983">
              <w:rPr>
                <w:rStyle w:val="normaltextrun"/>
                <w:rFonts w:ascii="Calibri" w:hAnsi="Calibri" w:cs="Calibri"/>
                <w:b/>
                <w:bCs/>
              </w:rPr>
              <w:t>Monitoring Target</w:t>
            </w:r>
          </w:p>
        </w:tc>
        <w:tc>
          <w:tcPr>
            <w:tcW w:w="1870" w:type="dxa"/>
            <w:shd w:val="clear" w:color="auto" w:fill="C9DAF8"/>
            <w:tcMar>
              <w:top w:w="100" w:type="dxa"/>
              <w:left w:w="100" w:type="dxa"/>
              <w:bottom w:w="100" w:type="dxa"/>
              <w:right w:w="100" w:type="dxa"/>
            </w:tcMar>
          </w:tcPr>
          <w:p w:rsidR="3B994489" w:rsidP="78587983" w:rsidRDefault="3B994489" w14:paraId="60AF083B" w14:textId="76CC31E7">
            <w:pPr>
              <w:pStyle w:val="paragraph"/>
              <w:widowControl w:val="0"/>
              <w:spacing w:before="0" w:beforeAutospacing="0" w:after="0" w:afterAutospacing="0"/>
              <w:jc w:val="center"/>
            </w:pPr>
            <w:r w:rsidRPr="78587983">
              <w:rPr>
                <w:rStyle w:val="normaltextrun"/>
                <w:rFonts w:ascii="Calibri" w:hAnsi="Calibri" w:cs="Calibri"/>
                <w:b/>
                <w:bCs/>
              </w:rPr>
              <w:t>Type (e.g. success, failure)</w:t>
            </w:r>
          </w:p>
          <w:p w:rsidR="78587983" w:rsidP="78587983" w:rsidRDefault="78587983" w14:paraId="7838CC0E" w14:textId="77777777">
            <w:pPr>
              <w:pStyle w:val="paragraph"/>
              <w:widowControl w:val="0"/>
              <w:spacing w:before="0" w:beforeAutospacing="0" w:after="0" w:afterAutospacing="0"/>
              <w:jc w:val="center"/>
              <w:rPr>
                <w:rStyle w:val="normaltextrun"/>
                <w:rFonts w:ascii="Calibri" w:hAnsi="Calibri" w:cs="Calibri"/>
                <w:b/>
                <w:bCs/>
              </w:rPr>
            </w:pPr>
          </w:p>
        </w:tc>
        <w:tc>
          <w:tcPr>
            <w:tcW w:w="2679" w:type="dxa"/>
            <w:shd w:val="clear" w:color="auto" w:fill="C9DAF8"/>
            <w:tcMar>
              <w:top w:w="100" w:type="dxa"/>
              <w:left w:w="100" w:type="dxa"/>
              <w:bottom w:w="100" w:type="dxa"/>
              <w:right w:w="100" w:type="dxa"/>
            </w:tcMar>
          </w:tcPr>
          <w:p w:rsidR="3B994489" w:rsidP="78587983" w:rsidRDefault="3B994489" w14:paraId="11C088C6" w14:textId="74A0F638">
            <w:pPr>
              <w:pStyle w:val="paragraph"/>
              <w:widowControl w:val="0"/>
              <w:spacing w:before="0" w:beforeAutospacing="0" w:after="0" w:afterAutospacing="0"/>
              <w:jc w:val="center"/>
              <w:rPr>
                <w:rStyle w:val="normaltextrun"/>
                <w:rFonts w:ascii="Calibri" w:hAnsi="Calibri" w:cs="Calibri"/>
                <w:b/>
                <w:bCs/>
              </w:rPr>
            </w:pPr>
            <w:r w:rsidRPr="78587983">
              <w:rPr>
                <w:rStyle w:val="normaltextrun"/>
                <w:rFonts w:ascii="Calibri" w:hAnsi="Calibri" w:cs="Calibri"/>
                <w:b/>
                <w:bCs/>
              </w:rPr>
              <w:t>Alert Condition or Observation</w:t>
            </w:r>
          </w:p>
          <w:p w:rsidR="78587983" w:rsidP="78587983" w:rsidRDefault="78587983" w14:paraId="40946EE2" w14:textId="77777777">
            <w:pPr>
              <w:pStyle w:val="paragraph"/>
              <w:widowControl w:val="0"/>
              <w:spacing w:before="0" w:beforeAutospacing="0" w:after="0" w:afterAutospacing="0"/>
              <w:jc w:val="center"/>
              <w:rPr>
                <w:rStyle w:val="normaltextrun"/>
                <w:rFonts w:ascii="Calibri" w:hAnsi="Calibri" w:cs="Calibri"/>
                <w:b/>
                <w:bCs/>
              </w:rPr>
            </w:pPr>
          </w:p>
        </w:tc>
        <w:tc>
          <w:tcPr>
            <w:tcW w:w="2273" w:type="dxa"/>
            <w:shd w:val="clear" w:color="auto" w:fill="C9DAF8"/>
            <w:tcMar>
              <w:top w:w="100" w:type="dxa"/>
              <w:left w:w="100" w:type="dxa"/>
              <w:bottom w:w="100" w:type="dxa"/>
              <w:right w:w="100" w:type="dxa"/>
            </w:tcMar>
          </w:tcPr>
          <w:p w:rsidR="3B994489" w:rsidP="78587983" w:rsidRDefault="3B994489" w14:paraId="57C3F79B" w14:textId="120025EE">
            <w:pPr>
              <w:pStyle w:val="paragraph"/>
              <w:jc w:val="center"/>
              <w:rPr>
                <w:rStyle w:val="normaltextrun"/>
                <w:rFonts w:ascii="Calibri" w:hAnsi="Calibri" w:cs="Calibri"/>
                <w:b/>
                <w:bCs/>
              </w:rPr>
            </w:pPr>
            <w:r w:rsidRPr="78587983">
              <w:rPr>
                <w:rStyle w:val="normaltextrun"/>
                <w:rFonts w:ascii="Calibri" w:hAnsi="Calibri" w:cs="Calibri"/>
                <w:b/>
                <w:bCs/>
              </w:rPr>
              <w:t>Monitoring Tool</w:t>
            </w:r>
          </w:p>
        </w:tc>
        <w:tc>
          <w:tcPr>
            <w:tcW w:w="1789" w:type="dxa"/>
            <w:shd w:val="clear" w:color="auto" w:fill="C9DAF8"/>
            <w:tcMar>
              <w:top w:w="100" w:type="dxa"/>
              <w:left w:w="100" w:type="dxa"/>
              <w:bottom w:w="100" w:type="dxa"/>
              <w:right w:w="100" w:type="dxa"/>
            </w:tcMar>
          </w:tcPr>
          <w:p w:rsidR="3B994489" w:rsidP="78587983" w:rsidRDefault="3B994489" w14:paraId="4B9300C5" w14:textId="0A5734AC">
            <w:pPr>
              <w:pStyle w:val="paragraph"/>
              <w:jc w:val="center"/>
              <w:rPr>
                <w:rStyle w:val="normaltextrun"/>
                <w:rFonts w:ascii="Calibri" w:hAnsi="Calibri" w:cs="Calibri"/>
                <w:b/>
                <w:bCs/>
              </w:rPr>
            </w:pPr>
            <w:r w:rsidRPr="78587983">
              <w:rPr>
                <w:rStyle w:val="normaltextrun"/>
                <w:rFonts w:ascii="Calibri" w:hAnsi="Calibri" w:cs="Calibri"/>
                <w:b/>
                <w:bCs/>
              </w:rPr>
              <w:t>Responsible Persona</w:t>
            </w:r>
          </w:p>
        </w:tc>
      </w:tr>
      <w:tr>
        <w:tc>
          <w:tcPr>
            <w:tcW w:type="dxa" w:w="2186"/>
          </w:tcPr>
          <w:p>
            <w:r>
              <w:rPr>
                <w:rFonts w:ascii="Calibri" w:hAnsi="Calibri"/>
                <w:sz w:val="22"/>
              </w:rPr>
              <w:t>Error__c Records</w:t>
            </w:r>
          </w:p>
        </w:tc>
        <w:tc>
          <w:tcPr>
            <w:tcW w:type="dxa" w:w="1866"/>
          </w:tcPr>
          <w:p>
            <w:r>
              <w:rPr>
                <w:rFonts w:ascii="Calibri" w:hAnsi="Calibri"/>
                <w:sz w:val="22"/>
              </w:rPr>
              <w:t>Failure</w:t>
            </w:r>
          </w:p>
        </w:tc>
        <w:tc>
          <w:tcPr>
            <w:tcW w:type="dxa" w:w="2673"/>
          </w:tcPr>
          <w:p>
            <w:r>
              <w:rPr>
                <w:rFonts w:ascii="Calibri" w:hAnsi="Calibri"/>
                <w:sz w:val="22"/>
              </w:rPr>
              <w:t>New Error__c records created (count &gt; threshold)</w:t>
            </w:r>
          </w:p>
        </w:tc>
        <w:tc>
          <w:tcPr>
            <w:tcW w:type="dxa" w:w="2268"/>
          </w:tcPr>
          <w:p>
            <w:r>
              <w:rPr>
                <w:rFonts w:ascii="Calibri" w:hAnsi="Calibri"/>
                <w:sz w:val="22"/>
              </w:rPr>
              <w:t>Custom Error Dashboard</w:t>
            </w:r>
          </w:p>
        </w:tc>
        <w:tc>
          <w:tcPr>
            <w:tcW w:type="dxa" w:w="1787"/>
          </w:tcPr>
          <w:p>
            <w:r>
              <w:rPr>
                <w:rFonts w:ascii="Calibri" w:hAnsi="Calibri"/>
                <w:sz w:val="22"/>
              </w:rPr>
              <w:t>System Administrator</w:t>
            </w:r>
          </w:p>
        </w:tc>
      </w:tr>
      <w:tr>
        <w:tc>
          <w:tcPr>
            <w:tcW w:type="dxa" w:w="2186"/>
          </w:tcPr>
          <w:p>
            <w:r>
              <w:rPr>
                <w:rFonts w:ascii="Calibri" w:hAnsi="Calibri"/>
                <w:sz w:val="22"/>
              </w:rPr>
              <w:t>Batch Job Status</w:t>
            </w:r>
          </w:p>
        </w:tc>
        <w:tc>
          <w:tcPr>
            <w:tcW w:type="dxa" w:w="1866"/>
          </w:tcPr>
          <w:p>
            <w:r>
              <w:rPr>
                <w:rFonts w:ascii="Calibri" w:hAnsi="Calibri"/>
                <w:sz w:val="22"/>
              </w:rPr>
              <w:t>Success/Failure</w:t>
            </w:r>
          </w:p>
        </w:tc>
        <w:tc>
          <w:tcPr>
            <w:tcW w:type="dxa" w:w="2673"/>
          </w:tcPr>
          <w:p>
            <w:r>
              <w:rPr>
                <w:rFonts w:ascii="Calibri" w:hAnsi="Calibri"/>
                <w:sz w:val="22"/>
              </w:rPr>
              <w:t>Batch Apex job failures or extended runtime</w:t>
            </w:r>
          </w:p>
        </w:tc>
        <w:tc>
          <w:tcPr>
            <w:tcW w:type="dxa" w:w="2268"/>
          </w:tcPr>
          <w:p>
            <w:r>
              <w:rPr>
                <w:rFonts w:ascii="Calibri" w:hAnsi="Calibri"/>
                <w:sz w:val="22"/>
              </w:rPr>
              <w:t>Salesforce Setup &gt; Apex Jobs</w:t>
            </w:r>
          </w:p>
        </w:tc>
        <w:tc>
          <w:tcPr>
            <w:tcW w:type="dxa" w:w="1787"/>
          </w:tcPr>
          <w:p>
            <w:r>
              <w:rPr>
                <w:rFonts w:ascii="Calibri" w:hAnsi="Calibri"/>
                <w:sz w:val="22"/>
              </w:rPr>
              <w:t>System Administrator</w:t>
            </w:r>
          </w:p>
        </w:tc>
      </w:tr>
      <w:tr>
        <w:tc>
          <w:tcPr>
            <w:tcW w:type="dxa" w:w="2186"/>
          </w:tcPr>
          <w:p>
            <w:r>
              <w:rPr>
                <w:rFonts w:ascii="Calibri" w:hAnsi="Calibri"/>
                <w:sz w:val="22"/>
              </w:rPr>
              <w:t>Elevate API Calls</w:t>
            </w:r>
          </w:p>
        </w:tc>
        <w:tc>
          <w:tcPr>
            <w:tcW w:type="dxa" w:w="1866"/>
          </w:tcPr>
          <w:p>
            <w:r>
              <w:rPr>
                <w:rFonts w:ascii="Calibri" w:hAnsi="Calibri"/>
                <w:sz w:val="22"/>
              </w:rPr>
              <w:t>Failure</w:t>
            </w:r>
          </w:p>
        </w:tc>
        <w:tc>
          <w:tcPr>
            <w:tcW w:type="dxa" w:w="2673"/>
          </w:tcPr>
          <w:p>
            <w:r>
              <w:rPr>
                <w:rFonts w:ascii="Calibri" w:hAnsi="Calibri"/>
                <w:sz w:val="22"/>
              </w:rPr>
              <w:t>HTTP 4xx/5xx responses from Payment Services</w:t>
            </w:r>
          </w:p>
        </w:tc>
        <w:tc>
          <w:tcPr>
            <w:tcW w:type="dxa" w:w="2268"/>
          </w:tcPr>
          <w:p>
            <w:r>
              <w:rPr>
                <w:rFonts w:ascii="Calibri" w:hAnsi="Calibri"/>
                <w:sz w:val="22"/>
              </w:rPr>
              <w:t>Error__c + Custom Report</w:t>
            </w:r>
          </w:p>
        </w:tc>
        <w:tc>
          <w:tcPr>
            <w:tcW w:type="dxa" w:w="1787"/>
          </w:tcPr>
          <w:p>
            <w:r>
              <w:rPr>
                <w:rFonts w:ascii="Calibri" w:hAnsi="Calibri"/>
                <w:sz w:val="22"/>
              </w:rPr>
              <w:t>Fundraising Manager</w:t>
            </w:r>
          </w:p>
        </w:tc>
      </w:tr>
      <w:tr>
        <w:tc>
          <w:tcPr>
            <w:tcW w:type="dxa" w:w="2186"/>
          </w:tcPr>
          <w:p>
            <w:r>
              <w:rPr>
                <w:rFonts w:ascii="Calibri" w:hAnsi="Calibri"/>
                <w:sz w:val="22"/>
              </w:rPr>
              <w:t>CRLP Rollup Completion</w:t>
            </w:r>
          </w:p>
        </w:tc>
        <w:tc>
          <w:tcPr>
            <w:tcW w:type="dxa" w:w="1866"/>
          </w:tcPr>
          <w:p>
            <w:r>
              <w:rPr>
                <w:rFonts w:ascii="Calibri" w:hAnsi="Calibri"/>
                <w:sz w:val="22"/>
              </w:rPr>
              <w:t>Success</w:t>
            </w:r>
          </w:p>
        </w:tc>
        <w:tc>
          <w:tcPr>
            <w:tcW w:type="dxa" w:w="2673"/>
          </w:tcPr>
          <w:p>
            <w:r>
              <w:rPr>
                <w:rFonts w:ascii="Calibri" w:hAnsi="Calibri"/>
                <w:sz w:val="22"/>
              </w:rPr>
              <w:t>Batch completion within SLA timeframe</w:t>
            </w:r>
          </w:p>
        </w:tc>
        <w:tc>
          <w:tcPr>
            <w:tcW w:type="dxa" w:w="2268"/>
          </w:tcPr>
          <w:p>
            <w:r>
              <w:rPr>
                <w:rFonts w:ascii="Calibri" w:hAnsi="Calibri"/>
                <w:sz w:val="22"/>
              </w:rPr>
              <w:t>UTIL_JobProgress_CTRL</w:t>
            </w:r>
          </w:p>
        </w:tc>
        <w:tc>
          <w:tcPr>
            <w:tcW w:type="dxa" w:w="1787"/>
          </w:tcPr>
          <w:p>
            <w:r>
              <w:rPr>
                <w:rFonts w:ascii="Calibri" w:hAnsi="Calibri"/>
                <w:sz w:val="22"/>
              </w:rPr>
              <w:t>System Administrator</w:t>
            </w:r>
          </w:p>
        </w:tc>
      </w:tr>
      <w:tr>
        <w:tc>
          <w:tcPr>
            <w:tcW w:type="dxa" w:w="2186"/>
          </w:tcPr>
          <w:p>
            <w:r>
              <w:rPr>
                <w:rFonts w:ascii="Calibri" w:hAnsi="Calibri"/>
                <w:sz w:val="22"/>
              </w:rPr>
              <w:t>Org Telemetry</w:t>
            </w:r>
          </w:p>
        </w:tc>
        <w:tc>
          <w:tcPr>
            <w:tcW w:type="dxa" w:w="1866"/>
          </w:tcPr>
          <w:p>
            <w:r>
              <w:rPr>
                <w:rFonts w:ascii="Calibri" w:hAnsi="Calibri"/>
                <w:sz w:val="22"/>
              </w:rPr>
              <w:t>Success</w:t>
            </w:r>
          </w:p>
        </w:tc>
        <w:tc>
          <w:tcPr>
            <w:tcW w:type="dxa" w:w="2673"/>
          </w:tcPr>
          <w:p>
            <w:r>
              <w:rPr>
                <w:rFonts w:ascii="Calibri" w:hAnsi="Calibri"/>
                <w:sz w:val="22"/>
              </w:rPr>
              <w:t>Weekly telemetry batch completion</w:t>
            </w:r>
          </w:p>
        </w:tc>
        <w:tc>
          <w:tcPr>
            <w:tcW w:type="dxa" w:w="2268"/>
          </w:tcPr>
          <w:p>
            <w:r>
              <w:rPr>
                <w:rFonts w:ascii="Calibri" w:hAnsi="Calibri"/>
                <w:sz w:val="22"/>
              </w:rPr>
              <w:t>UTIL_OrgTelemetry_BATCH logs</w:t>
            </w:r>
          </w:p>
        </w:tc>
        <w:tc>
          <w:tcPr>
            <w:tcW w:type="dxa" w:w="1787"/>
          </w:tcPr>
          <w:p>
            <w:r>
              <w:rPr>
                <w:rFonts w:ascii="Calibri" w:hAnsi="Calibri"/>
                <w:sz w:val="22"/>
              </w:rPr>
              <w:t>System Administrator</w:t>
            </w:r>
          </w:p>
        </w:tc>
      </w:tr>
    </w:tbl>
    <w:p w:rsidR="5512A1F3" w:rsidP="78587983" w:rsidRDefault="5512A1F3" w14:paraId="0316C455" w14:textId="5E3A786E">
      <w:pPr>
        <w:rPr>
          <w:rFonts w:asciiTheme="majorHAnsi" w:hAnsiTheme="majorHAnsi" w:eastAsiaTheme="majorEastAsia" w:cstheme="majorBidi"/>
          <w:color w:val="943634" w:themeColor="accent2" w:themeShade="BF"/>
        </w:rPr>
      </w:pPr>
    </w:p>
    <w:p w:rsidR="78587983" w:rsidP="78587983" w:rsidRDefault="78587983" w14:paraId="628C90FF" w14:textId="326B01E0">
      <w:pPr>
        <w:rPr>
          <w:rFonts w:asciiTheme="majorHAnsi" w:hAnsiTheme="majorHAnsi" w:eastAsiaTheme="majorEastAsia" w:cstheme="majorBidi"/>
          <w:color w:val="943634" w:themeColor="accent2" w:themeShade="BF"/>
        </w:rPr>
      </w:pPr>
    </w:p>
    <w:p w:rsidR="78587983" w:rsidP="78587983" w:rsidRDefault="78587983" w14:paraId="37F25A18" w14:textId="7D0FE4F3">
      <w:pPr>
        <w:rPr>
          <w:rFonts w:asciiTheme="majorHAnsi" w:hAnsiTheme="majorHAnsi" w:eastAsiaTheme="majorEastAsia" w:cstheme="majorBidi"/>
          <w:color w:val="943634" w:themeColor="accent2" w:themeShade="BF"/>
        </w:rPr>
      </w:pPr>
    </w:p>
    <w:p w:rsidR="64212037" w:rsidP="6C004676" w:rsidRDefault="64212037" w14:paraId="7F402FC6" w14:textId="26985C9A">
      <w:pPr>
        <w:ind w:left="720"/>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Reference</w:t>
      </w:r>
      <w:r w:rsidRPr="6C004676" w:rsidR="2CAFE11E">
        <w:rPr>
          <w:rFonts w:asciiTheme="majorHAnsi" w:hAnsiTheme="majorHAnsi" w:eastAsiaTheme="majorEastAsia" w:cstheme="majorBidi"/>
          <w:sz w:val="22"/>
          <w:szCs w:val="22"/>
        </w:rPr>
        <w:t>s</w:t>
      </w:r>
      <w:r w:rsidRPr="6C004676">
        <w:rPr>
          <w:rFonts w:asciiTheme="majorHAnsi" w:hAnsiTheme="majorHAnsi" w:eastAsiaTheme="majorEastAsia" w:cstheme="majorBidi"/>
          <w:sz w:val="22"/>
          <w:szCs w:val="22"/>
        </w:rPr>
        <w:t xml:space="preserve">: </w:t>
      </w:r>
    </w:p>
    <w:p w:rsidR="64212037" w:rsidP="6C004676" w:rsidRDefault="1E82FAC6" w14:paraId="348F761D" w14:textId="2AB41AF3">
      <w:pPr>
        <w:pStyle w:val="ListParagraph"/>
        <w:numPr>
          <w:ilvl w:val="0"/>
          <w:numId w:val="10"/>
        </w:numPr>
        <w:rPr>
          <w:rFonts w:asciiTheme="majorHAnsi" w:hAnsiTheme="majorHAnsi" w:eastAsiaTheme="majorEastAsia" w:cstheme="majorBidi"/>
          <w:sz w:val="22"/>
          <w:szCs w:val="22"/>
        </w:rPr>
      </w:pPr>
      <w:hyperlink r:id="rId64">
        <w:r w:rsidRPr="6C004676">
          <w:rPr>
            <w:rStyle w:val="Hyperlink"/>
            <w:rFonts w:asciiTheme="majorHAnsi" w:hAnsiTheme="majorHAnsi" w:eastAsiaTheme="majorEastAsia" w:cstheme="majorBidi"/>
            <w:sz w:val="22"/>
            <w:szCs w:val="22"/>
          </w:rPr>
          <w:t>Dynatrace</w:t>
        </w:r>
      </w:hyperlink>
    </w:p>
    <w:p w:rsidR="64212037" w:rsidP="6C004676" w:rsidRDefault="1E82FAC6" w14:paraId="3768C031" w14:textId="6D72623A">
      <w:pPr>
        <w:pStyle w:val="ListParagraph"/>
        <w:numPr>
          <w:ilvl w:val="0"/>
          <w:numId w:val="10"/>
        </w:numPr>
        <w:rPr>
          <w:rFonts w:asciiTheme="majorHAnsi" w:hAnsiTheme="majorHAnsi" w:cstheme="majorBidi"/>
          <w:sz w:val="22"/>
          <w:szCs w:val="22"/>
        </w:rPr>
      </w:pPr>
      <w:hyperlink r:id="rId65">
        <w:r w:rsidRPr="6C004676">
          <w:rPr>
            <w:rStyle w:val="Hyperlink"/>
            <w:rFonts w:asciiTheme="majorHAnsi" w:hAnsiTheme="majorHAnsi" w:cstheme="majorBidi"/>
            <w:sz w:val="22"/>
            <w:szCs w:val="22"/>
          </w:rPr>
          <w:t>Nebula Logger</w:t>
        </w:r>
      </w:hyperlink>
      <w:r w:rsidRPr="6C004676" w:rsidR="582E2A5B">
        <w:rPr>
          <w:rFonts w:asciiTheme="majorHAnsi" w:hAnsiTheme="majorHAnsi" w:cstheme="majorBidi"/>
          <w:sz w:val="22"/>
          <w:szCs w:val="22"/>
        </w:rPr>
        <w:t xml:space="preserve">. </w:t>
      </w:r>
      <w:r w:rsidRPr="6C004676">
        <w:rPr>
          <w:rFonts w:asciiTheme="majorHAnsi" w:hAnsiTheme="majorHAnsi" w:cstheme="majorBidi"/>
          <w:sz w:val="22"/>
          <w:szCs w:val="22"/>
        </w:rPr>
        <w:t xml:space="preserve">DTC provides a slightly </w:t>
      </w:r>
      <w:hyperlink r:id="rId66">
        <w:r w:rsidRPr="6C004676">
          <w:rPr>
            <w:rStyle w:val="Hyperlink"/>
            <w:rFonts w:asciiTheme="majorHAnsi" w:hAnsiTheme="majorHAnsi" w:cstheme="majorBidi"/>
            <w:sz w:val="22"/>
            <w:szCs w:val="22"/>
          </w:rPr>
          <w:t>customized version of this open-source library</w:t>
        </w:r>
      </w:hyperlink>
      <w:r w:rsidRPr="6C004676">
        <w:rPr>
          <w:rFonts w:ascii="Calibri" w:hAnsi="Calibri" w:eastAsia="Calibri" w:cs="Calibri"/>
          <w:b/>
          <w:bCs/>
          <w:color w:val="366091"/>
          <w:sz w:val="22"/>
          <w:szCs w:val="22"/>
        </w:rPr>
        <w:t xml:space="preserve"> . </w:t>
      </w:r>
    </w:p>
    <w:p w:rsidR="64212037" w:rsidP="6C004676" w:rsidRDefault="1E82FAC6" w14:paraId="6AB39A01" w14:textId="46EF0AE9">
      <w:pPr>
        <w:pStyle w:val="ListParagraph"/>
        <w:numPr>
          <w:ilvl w:val="0"/>
          <w:numId w:val="10"/>
        </w:numPr>
        <w:rPr>
          <w:rFonts w:asciiTheme="majorHAnsi" w:hAnsiTheme="majorHAnsi" w:cstheme="majorBidi"/>
          <w:sz w:val="22"/>
          <w:szCs w:val="22"/>
        </w:rPr>
      </w:pPr>
      <w:hyperlink r:id="rId67">
        <w:r w:rsidRPr="6C004676">
          <w:rPr>
            <w:rStyle w:val="Hyperlink"/>
            <w:rFonts w:asciiTheme="majorHAnsi" w:hAnsiTheme="majorHAnsi" w:cstheme="majorBidi"/>
            <w:sz w:val="22"/>
            <w:szCs w:val="22"/>
          </w:rPr>
          <w:t>DTC Customer Success Center Offering</w:t>
        </w:r>
      </w:hyperlink>
    </w:p>
    <w:p w:rsidR="64212037" w:rsidP="6C004676" w:rsidRDefault="065D1BA7" w14:paraId="4C6CDC5F" w14:textId="35F18606">
      <w:pPr>
        <w:pStyle w:val="ListParagraph"/>
        <w:numPr>
          <w:ilvl w:val="0"/>
          <w:numId w:val="10"/>
        </w:numPr>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 xml:space="preserve">Create </w:t>
      </w:r>
      <w:r w:rsidRPr="6C004676" w:rsidR="197EC548">
        <w:rPr>
          <w:rFonts w:asciiTheme="majorHAnsi" w:hAnsiTheme="majorHAnsi" w:eastAsiaTheme="majorEastAsia" w:cstheme="majorBidi"/>
          <w:sz w:val="22"/>
          <w:szCs w:val="22"/>
        </w:rPr>
        <w:t>a</w:t>
      </w:r>
      <w:r w:rsidRPr="6C004676">
        <w:rPr>
          <w:rFonts w:asciiTheme="majorHAnsi" w:hAnsiTheme="majorHAnsi" w:eastAsiaTheme="majorEastAsia" w:cstheme="majorBidi"/>
          <w:sz w:val="22"/>
          <w:szCs w:val="22"/>
        </w:rPr>
        <w:t xml:space="preserve"> </w:t>
      </w:r>
      <w:hyperlink r:id="rId68">
        <w:r w:rsidRPr="6C004676">
          <w:rPr>
            <w:rStyle w:val="Hyperlink"/>
            <w:rFonts w:asciiTheme="majorHAnsi" w:hAnsiTheme="majorHAnsi" w:eastAsiaTheme="majorEastAsia" w:cstheme="majorBidi"/>
            <w:sz w:val="22"/>
            <w:szCs w:val="22"/>
          </w:rPr>
          <w:t>Architectural Support Request (ASR)</w:t>
        </w:r>
      </w:hyperlink>
      <w:r w:rsidRPr="6C004676">
        <w:rPr>
          <w:rFonts w:asciiTheme="majorHAnsi" w:hAnsiTheme="majorHAnsi" w:eastAsiaTheme="majorEastAsia" w:cstheme="majorBidi"/>
          <w:sz w:val="22"/>
          <w:szCs w:val="22"/>
        </w:rPr>
        <w:t xml:space="preserve"> to Salesforce Platform Ops </w:t>
      </w:r>
      <w:r w:rsidRPr="6C004676" w:rsidR="4479DA77">
        <w:rPr>
          <w:rFonts w:asciiTheme="majorHAnsi" w:hAnsiTheme="majorHAnsi" w:eastAsiaTheme="majorEastAsia" w:cstheme="majorBidi"/>
          <w:sz w:val="22"/>
          <w:szCs w:val="22"/>
        </w:rPr>
        <w:t>for im</w:t>
      </w:r>
      <w:r w:rsidRPr="6C004676">
        <w:rPr>
          <w:rFonts w:asciiTheme="majorHAnsi" w:hAnsiTheme="majorHAnsi" w:eastAsiaTheme="majorEastAsia" w:cstheme="majorBidi"/>
          <w:sz w:val="22"/>
          <w:szCs w:val="22"/>
        </w:rPr>
        <w:t xml:space="preserve">plementing </w:t>
      </w:r>
      <w:r w:rsidRPr="6C004676" w:rsidR="341B760A">
        <w:rPr>
          <w:rFonts w:asciiTheme="majorHAnsi" w:hAnsiTheme="majorHAnsi" w:eastAsiaTheme="majorEastAsia" w:cstheme="majorBidi"/>
          <w:sz w:val="22"/>
          <w:szCs w:val="22"/>
        </w:rPr>
        <w:t>D</w:t>
      </w:r>
      <w:r w:rsidRPr="6C004676">
        <w:rPr>
          <w:rFonts w:asciiTheme="majorHAnsi" w:hAnsiTheme="majorHAnsi" w:eastAsiaTheme="majorEastAsia" w:cstheme="majorBidi"/>
          <w:sz w:val="22"/>
          <w:szCs w:val="22"/>
        </w:rPr>
        <w:t>ynatrace. T</w:t>
      </w:r>
      <w:r w:rsidRPr="6C004676" w:rsidR="18C66F78">
        <w:rPr>
          <w:rFonts w:asciiTheme="majorHAnsi" w:hAnsiTheme="majorHAnsi" w:eastAsiaTheme="majorEastAsia" w:cstheme="majorBidi"/>
          <w:sz w:val="22"/>
          <w:szCs w:val="22"/>
        </w:rPr>
        <w:t>he Salesforce Platform Ops team and</w:t>
      </w:r>
      <w:r w:rsidRPr="6C004676">
        <w:rPr>
          <w:rFonts w:asciiTheme="majorHAnsi" w:hAnsiTheme="majorHAnsi" w:eastAsiaTheme="majorEastAsia" w:cstheme="majorBidi"/>
          <w:sz w:val="22"/>
          <w:szCs w:val="22"/>
        </w:rPr>
        <w:t xml:space="preserve"> the </w:t>
      </w:r>
      <w:hyperlink r:id="rId69">
        <w:r w:rsidRPr="6C004676">
          <w:rPr>
            <w:rStyle w:val="Hyperlink"/>
            <w:rFonts w:asciiTheme="majorHAnsi" w:hAnsiTheme="majorHAnsi" w:eastAsiaTheme="majorEastAsia" w:cstheme="majorBidi"/>
            <w:sz w:val="22"/>
            <w:szCs w:val="22"/>
          </w:rPr>
          <w:t>Enterprise Command Center</w:t>
        </w:r>
      </w:hyperlink>
      <w:r w:rsidRPr="6C004676">
        <w:rPr>
          <w:rFonts w:asciiTheme="majorHAnsi" w:hAnsiTheme="majorHAnsi" w:eastAsiaTheme="majorEastAsia" w:cstheme="majorBidi"/>
          <w:sz w:val="22"/>
          <w:szCs w:val="22"/>
        </w:rPr>
        <w:t xml:space="preserve"> team support the roll out. </w:t>
      </w:r>
    </w:p>
    <w:p w:rsidR="0B265F58" w:rsidP="6C004676" w:rsidRDefault="5D6CA57C" w14:paraId="308E83ED" w14:textId="64B93ED4">
      <w:pPr>
        <w:pStyle w:val="ListParagraph"/>
        <w:numPr>
          <w:ilvl w:val="0"/>
          <w:numId w:val="10"/>
        </w:numPr>
        <w:rPr>
          <w:rFonts w:asciiTheme="majorHAnsi" w:hAnsiTheme="majorHAnsi" w:eastAsiaTheme="majorEastAsia" w:cstheme="majorBidi"/>
          <w:sz w:val="22"/>
          <w:szCs w:val="22"/>
        </w:rPr>
      </w:pPr>
      <w:hyperlink r:id="rId70">
        <w:r w:rsidRPr="6C004676">
          <w:rPr>
            <w:rStyle w:val="Hyperlink"/>
            <w:rFonts w:asciiTheme="majorHAnsi" w:hAnsiTheme="majorHAnsi" w:eastAsiaTheme="majorEastAsia" w:cstheme="majorBidi"/>
            <w:sz w:val="22"/>
            <w:szCs w:val="22"/>
          </w:rPr>
          <w:t>Splunk</w:t>
        </w:r>
      </w:hyperlink>
      <w:r w:rsidRPr="6C004676" w:rsidR="0104D64A">
        <w:rPr>
          <w:rFonts w:asciiTheme="majorHAnsi" w:hAnsiTheme="majorHAnsi" w:eastAsiaTheme="majorEastAsia" w:cstheme="majorBidi"/>
          <w:sz w:val="22"/>
          <w:szCs w:val="22"/>
        </w:rPr>
        <w:t xml:space="preserve"> and </w:t>
      </w:r>
      <w:hyperlink r:id="rId71">
        <w:r w:rsidRPr="6C004676" w:rsidR="0104D64A">
          <w:rPr>
            <w:rStyle w:val="Hyperlink"/>
            <w:rFonts w:asciiTheme="majorHAnsi" w:hAnsiTheme="majorHAnsi" w:eastAsiaTheme="majorEastAsia" w:cstheme="majorBidi"/>
            <w:sz w:val="22"/>
            <w:szCs w:val="22"/>
          </w:rPr>
          <w:t>Splunk and Salesforce</w:t>
        </w:r>
      </w:hyperlink>
    </w:p>
    <w:p w:rsidR="6C004676" w:rsidP="6C004676" w:rsidRDefault="6C004676" w14:paraId="7F7EBD69" w14:textId="7045D39B">
      <w:pPr>
        <w:pStyle w:val="ListParagraph"/>
        <w:ind w:left="1440"/>
        <w:rPr>
          <w:rFonts w:asciiTheme="majorHAnsi" w:hAnsiTheme="majorHAnsi" w:eastAsiaTheme="majorEastAsia" w:cstheme="majorBidi"/>
        </w:rPr>
      </w:pPr>
    </w:p>
    <w:p w:rsidR="6C004676" w:rsidP="6C004676" w:rsidRDefault="6C004676" w14:paraId="7DDD619C" w14:textId="102EAF99">
      <w:pPr>
        <w:rPr>
          <w:rFonts w:asciiTheme="majorHAnsi" w:hAnsiTheme="majorHAnsi" w:cstheme="majorBidi"/>
        </w:rPr>
      </w:pPr>
    </w:p>
    <w:p w:rsidR="6C004676" w:rsidP="6C004676" w:rsidRDefault="6C004676" w14:paraId="6AD2281F" w14:textId="1BCB8665">
      <w:pPr>
        <w:rPr>
          <w:rFonts w:asciiTheme="majorHAnsi" w:hAnsiTheme="majorHAnsi" w:cstheme="majorBidi"/>
        </w:rPr>
      </w:pPr>
    </w:p>
    <w:p w:rsidR="6C004676" w:rsidP="6C004676" w:rsidRDefault="6C004676" w14:paraId="052B6B3C" w14:textId="650FDD65">
      <w:pPr>
        <w:rPr>
          <w:rFonts w:asciiTheme="majorHAnsi" w:hAnsiTheme="majorHAnsi" w:cstheme="majorBidi"/>
        </w:rPr>
      </w:pPr>
    </w:p>
    <w:p w:rsidR="6C004676" w:rsidRDefault="6C004676" w14:paraId="329FDB18" w14:textId="15CFB12F">
      <w:r>
        <w:br w:type="page"/>
      </w:r>
    </w:p>
    <w:p w:rsidR="6C004676" w:rsidP="6C004676" w:rsidRDefault="6C004676" w14:paraId="589C0E99" w14:textId="2F332671">
      <w:pPr>
        <w:rPr>
          <w:rFonts w:asciiTheme="majorHAnsi" w:hAnsiTheme="majorHAnsi" w:cstheme="majorBidi"/>
        </w:rPr>
      </w:pPr>
    </w:p>
    <w:p w:rsidR="68D1D0A8" w:rsidP="5512A1F3" w:rsidRDefault="7C2CFB3B" w14:paraId="1634DD07" w14:textId="13A2C9DD">
      <w:pPr>
        <w:pStyle w:val="Heading2"/>
        <w:rPr>
          <w:highlight w:val="yellow"/>
        </w:rPr>
      </w:pPr>
      <w:r>
        <w:t>4</w:t>
      </w:r>
      <w:r w:rsidR="13D76AFE">
        <w:t>.</w:t>
      </w:r>
      <w:r w:rsidR="7649D09D">
        <w:t>3</w:t>
      </w:r>
      <w:r w:rsidR="13D76AFE">
        <w:t xml:space="preserve"> </w:t>
      </w:r>
      <w:r w:rsidR="4FD6FAF5">
        <w:t>Resiliency Plan</w:t>
      </w:r>
      <w:r w:rsidR="3ABD6476">
        <w:t xml:space="preserve"> </w:t>
      </w:r>
    </w:p>
    <w:p w:rsidR="56647287" w:rsidP="56647287" w:rsidRDefault="56647287" w14:paraId="6FCDD9C3" w14:textId="59CBD489"/>
    <w:p w:rsidR="5835307E" w:rsidP="6C004676" w:rsidRDefault="13D76AFE" w14:paraId="65A3A492" w14:textId="174BFECE">
      <w:pPr>
        <w:ind w:left="720"/>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 xml:space="preserve">Guidance: </w:t>
      </w:r>
    </w:p>
    <w:p w:rsidR="5835307E" w:rsidP="6C004676" w:rsidRDefault="13D76AFE" w14:paraId="6E0A2768" w14:textId="75987EA5">
      <w:pPr>
        <w:pStyle w:val="ListParagraph"/>
        <w:numPr>
          <w:ilvl w:val="0"/>
          <w:numId w:val="12"/>
        </w:numPr>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 xml:space="preserve">Consider all </w:t>
      </w:r>
      <w:r w:rsidRPr="6C004676" w:rsidR="616337DC">
        <w:rPr>
          <w:rFonts w:asciiTheme="majorHAnsi" w:hAnsiTheme="majorHAnsi" w:eastAsiaTheme="majorEastAsia" w:cstheme="majorBidi"/>
          <w:sz w:val="22"/>
          <w:szCs w:val="22"/>
        </w:rPr>
        <w:t xml:space="preserve">aspects </w:t>
      </w:r>
      <w:r w:rsidRPr="6C004676">
        <w:rPr>
          <w:rFonts w:asciiTheme="majorHAnsi" w:hAnsiTheme="majorHAnsi" w:eastAsiaTheme="majorEastAsia" w:cstheme="majorBidi"/>
          <w:sz w:val="22"/>
          <w:szCs w:val="22"/>
        </w:rPr>
        <w:t>of your application where processing could fail</w:t>
      </w:r>
      <w:r w:rsidRPr="6C004676" w:rsidR="3C457991">
        <w:rPr>
          <w:rFonts w:asciiTheme="majorHAnsi" w:hAnsiTheme="majorHAnsi" w:eastAsiaTheme="majorEastAsia" w:cstheme="majorBidi"/>
          <w:sz w:val="22"/>
          <w:szCs w:val="22"/>
        </w:rPr>
        <w:t>, such as</w:t>
      </w:r>
      <w:r w:rsidRPr="6C004676">
        <w:rPr>
          <w:rFonts w:asciiTheme="majorHAnsi" w:hAnsiTheme="majorHAnsi" w:eastAsiaTheme="majorEastAsia" w:cstheme="majorBidi"/>
          <w:sz w:val="22"/>
          <w:szCs w:val="22"/>
        </w:rPr>
        <w:t xml:space="preserve"> dependencies on async processing or integ</w:t>
      </w:r>
      <w:r w:rsidRPr="6C004676" w:rsidR="0D7343FA">
        <w:rPr>
          <w:rFonts w:asciiTheme="majorHAnsi" w:hAnsiTheme="majorHAnsi" w:eastAsiaTheme="majorEastAsia" w:cstheme="majorBidi"/>
          <w:sz w:val="22"/>
          <w:szCs w:val="22"/>
        </w:rPr>
        <w:t>rations</w:t>
      </w:r>
      <w:r w:rsidRPr="6C004676" w:rsidR="64352577">
        <w:rPr>
          <w:rFonts w:asciiTheme="majorHAnsi" w:hAnsiTheme="majorHAnsi" w:eastAsiaTheme="majorEastAsia" w:cstheme="majorBidi"/>
          <w:sz w:val="22"/>
          <w:szCs w:val="22"/>
        </w:rPr>
        <w:t xml:space="preserve">. </w:t>
      </w:r>
    </w:p>
    <w:p w:rsidR="3815EAD3" w:rsidP="6C004676" w:rsidRDefault="0D7343FA" w14:paraId="0A800E3C" w14:textId="55729BFF">
      <w:pPr>
        <w:pStyle w:val="ListParagraph"/>
        <w:numPr>
          <w:ilvl w:val="0"/>
          <w:numId w:val="12"/>
        </w:numPr>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 xml:space="preserve">For each possible failure point, describe </w:t>
      </w:r>
      <w:r w:rsidRPr="6C004676" w:rsidR="4D27D7F0">
        <w:rPr>
          <w:rFonts w:asciiTheme="majorHAnsi" w:hAnsiTheme="majorHAnsi" w:eastAsiaTheme="majorEastAsia" w:cstheme="majorBidi"/>
          <w:sz w:val="22"/>
          <w:szCs w:val="22"/>
        </w:rPr>
        <w:t>how the failure will be managed</w:t>
      </w:r>
      <w:r w:rsidRPr="6C004676" w:rsidR="190C3502">
        <w:rPr>
          <w:rFonts w:asciiTheme="majorHAnsi" w:hAnsiTheme="majorHAnsi" w:eastAsiaTheme="majorEastAsia" w:cstheme="majorBidi"/>
          <w:sz w:val="22"/>
          <w:szCs w:val="22"/>
        </w:rPr>
        <w:t>.</w:t>
      </w:r>
    </w:p>
    <w:p w:rsidR="54E3A2E4" w:rsidP="6C004676" w:rsidRDefault="0AD2BF56" w14:paraId="7B2AF183" w14:textId="173E01DB">
      <w:pPr>
        <w:pStyle w:val="ListParagraph"/>
        <w:numPr>
          <w:ilvl w:val="0"/>
          <w:numId w:val="12"/>
        </w:numPr>
        <w:rPr>
          <w:rFonts w:asciiTheme="majorHAnsi" w:hAnsiTheme="majorHAnsi" w:eastAsiaTheme="majorEastAsia" w:cstheme="majorBidi"/>
          <w:b/>
          <w:bCs/>
          <w:sz w:val="22"/>
          <w:szCs w:val="22"/>
        </w:rPr>
      </w:pPr>
      <w:r w:rsidRPr="6C004676">
        <w:rPr>
          <w:rFonts w:asciiTheme="majorHAnsi" w:hAnsiTheme="majorHAnsi" w:eastAsiaTheme="majorEastAsia" w:cstheme="majorBidi"/>
          <w:sz w:val="22"/>
          <w:szCs w:val="22"/>
        </w:rPr>
        <w:t xml:space="preserve">It is expected that recovery tasks </w:t>
      </w:r>
      <w:r w:rsidRPr="6C004676" w:rsidR="324980DE">
        <w:rPr>
          <w:rFonts w:asciiTheme="majorHAnsi" w:hAnsiTheme="majorHAnsi" w:eastAsiaTheme="majorEastAsia" w:cstheme="majorBidi"/>
          <w:sz w:val="22"/>
          <w:szCs w:val="22"/>
        </w:rPr>
        <w:t xml:space="preserve">will </w:t>
      </w:r>
      <w:r w:rsidRPr="6C004676">
        <w:rPr>
          <w:rFonts w:asciiTheme="majorHAnsi" w:hAnsiTheme="majorHAnsi" w:eastAsiaTheme="majorEastAsia" w:cstheme="majorBidi"/>
          <w:sz w:val="22"/>
          <w:szCs w:val="22"/>
        </w:rPr>
        <w:t xml:space="preserve">be performed by supervisory or superuser types of </w:t>
      </w:r>
      <w:r w:rsidRPr="6C004676" w:rsidR="3FB06C92">
        <w:rPr>
          <w:rFonts w:asciiTheme="majorHAnsi" w:hAnsiTheme="majorHAnsi" w:eastAsiaTheme="majorEastAsia" w:cstheme="majorBidi"/>
          <w:sz w:val="22"/>
          <w:szCs w:val="22"/>
        </w:rPr>
        <w:t xml:space="preserve">application </w:t>
      </w:r>
      <w:r w:rsidRPr="6C004676">
        <w:rPr>
          <w:rFonts w:asciiTheme="majorHAnsi" w:hAnsiTheme="majorHAnsi" w:eastAsiaTheme="majorEastAsia" w:cstheme="majorBidi"/>
          <w:sz w:val="22"/>
          <w:szCs w:val="22"/>
        </w:rPr>
        <w:t xml:space="preserve">personas. </w:t>
      </w:r>
    </w:p>
    <w:p w:rsidR="56647287" w:rsidP="56647287" w:rsidRDefault="56647287" w14:paraId="790663A6" w14:textId="356DF656"/>
    <w:p w:rsidR="500B07D9" w:rsidP="6C004676" w:rsidRDefault="500B07D9" w14:paraId="699C501E" w14:textId="2842B1FD">
      <w:pPr>
        <w:pStyle w:val="Response"/>
        <w:rPr>
          <w:rFonts w:eastAsia="Arial"/>
        </w:rPr>
      </w:pPr>
      <w:r>
        <w:t>Response: NPSP resiliency patterns include:</w:t>
        <w:br/>
        <w:br/>
        <w:t>1. Queueable Retry: RD2_QueueableService implements retry logic for failed Elevate API calls with configurable retry counts and backoff.</w:t>
        <w:br/>
        <w:br/>
        <w:t>2. Batch Error Isolation: CRLP batch jobs process records in chunks; failures in one chunk do not prevent processing of subsequent chunks. Errors are logged per-record.</w:t>
        <w:br/>
        <w:br/>
        <w:t>3. TDTM Framework Isolation: Table-Driven Trigger Management allows disabling individual trigger handlers without code deployment, enabling rapid mitigation of problematic logic.</w:t>
        <w:br/>
        <w:br/>
        <w:t>4. Graceful Degradation: Gift Entry continues to function for offline gifts even if Elevate payment services are unavailable.</w:t>
        <w:br/>
        <w:br/>
        <w:t>5. Error Notification: Configurable email alerts on error thresholds via Error_Settings__c.</w:t>
        <w:br/>
        <w:br/>
        <w:t>6. Data Validation: BDI dry-run mode validates imports without committing, preventing bad data ingestion.</w:t>
      </w:r>
      <w:r w:rsidR="776AF47F"/>
    </w:p>
    <w:tbl>
      <w:tblPr>
        <w:tblW w:w="0" w:type="auto"/>
        <w:tblInd w:w="135" w:type="dxa"/>
        <w:tblBorders>
          <w:top w:val="single" w:color="auto" w:sz="6" w:space="0"/>
          <w:left w:val="single" w:color="auto" w:sz="6" w:space="0"/>
          <w:bottom w:val="single" w:color="auto" w:sz="6" w:space="0"/>
          <w:right w:val="single" w:color="auto" w:sz="6" w:space="0"/>
        </w:tblBorders>
        <w:tblLook w:val="0600" w:firstRow="0" w:lastRow="0" w:firstColumn="0" w:lastColumn="0" w:noHBand="1" w:noVBand="1"/>
      </w:tblPr>
      <w:tblGrid>
        <w:gridCol w:w="3300"/>
        <w:gridCol w:w="4860"/>
        <w:gridCol w:w="2325"/>
      </w:tblGrid>
      <w:tr w:rsidR="2BE590F7" w:rsidTr="2BE590F7" w14:paraId="5F71E121" w14:textId="77777777">
        <w:trPr>
          <w:trHeight w:val="300"/>
        </w:trPr>
        <w:tc>
          <w:tcPr>
            <w:tcW w:w="33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tcMar>
              <w:top w:w="90" w:type="dxa"/>
              <w:left w:w="90" w:type="dxa"/>
              <w:bottom w:w="90" w:type="dxa"/>
              <w:right w:w="90" w:type="dxa"/>
            </w:tcMar>
          </w:tcPr>
          <w:p w:rsidR="2BE590F7" w:rsidP="2BE590F7" w:rsidRDefault="2BE590F7" w14:paraId="299A8A2C" w14:textId="335FE472">
            <w:pPr>
              <w:jc w:val="center"/>
              <w:rPr>
                <w:rFonts w:ascii="Calibri" w:hAnsi="Calibri" w:eastAsia="Calibri" w:cs="Calibri"/>
                <w:color w:val="000000" w:themeColor="text1"/>
              </w:rPr>
            </w:pPr>
            <w:r w:rsidRPr="2BE590F7">
              <w:rPr>
                <w:rFonts w:ascii="Calibri" w:hAnsi="Calibri" w:eastAsia="Calibri" w:cs="Calibri"/>
                <w:b/>
                <w:bCs/>
                <w:color w:val="000000" w:themeColor="text1"/>
              </w:rPr>
              <w:t>Failure Point</w:t>
            </w:r>
          </w:p>
        </w:tc>
        <w:tc>
          <w:tcPr>
            <w:tcW w:w="486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tcMar>
              <w:top w:w="90" w:type="dxa"/>
              <w:left w:w="90" w:type="dxa"/>
              <w:bottom w:w="90" w:type="dxa"/>
              <w:right w:w="90" w:type="dxa"/>
            </w:tcMar>
          </w:tcPr>
          <w:p w:rsidR="2BE590F7" w:rsidP="2BE590F7" w:rsidRDefault="2BE590F7" w14:paraId="6EB8EDBC" w14:textId="1C582D02">
            <w:pPr>
              <w:jc w:val="center"/>
              <w:rPr>
                <w:rFonts w:ascii="Calibri" w:hAnsi="Calibri" w:eastAsia="Calibri" w:cs="Calibri"/>
                <w:color w:val="000000" w:themeColor="text1"/>
              </w:rPr>
            </w:pPr>
            <w:r w:rsidRPr="2BE590F7">
              <w:rPr>
                <w:rFonts w:ascii="Calibri" w:hAnsi="Calibri" w:eastAsia="Calibri" w:cs="Calibri"/>
                <w:b/>
                <w:bCs/>
                <w:color w:val="000000" w:themeColor="text1"/>
              </w:rPr>
              <w:t>Recovery Approach</w:t>
            </w:r>
          </w:p>
          <w:p w:rsidR="2BE590F7" w:rsidP="2BE590F7" w:rsidRDefault="2BE590F7" w14:paraId="5DABADB2" w14:textId="15A1C87C">
            <w:pPr>
              <w:jc w:val="center"/>
              <w:rPr>
                <w:rFonts w:ascii="Calibri" w:hAnsi="Calibri" w:eastAsia="Calibri" w:cs="Calibri"/>
                <w:color w:val="000000" w:themeColor="text1"/>
              </w:rPr>
            </w:pPr>
            <w:r w:rsidRPr="2BE590F7">
              <w:rPr>
                <w:rFonts w:ascii="Calibri" w:hAnsi="Calibri" w:eastAsia="Calibri" w:cs="Calibri"/>
                <w:b/>
                <w:bCs/>
                <w:color w:val="000000" w:themeColor="text1"/>
              </w:rPr>
              <w:t xml:space="preserve"> </w:t>
            </w:r>
          </w:p>
        </w:tc>
        <w:tc>
          <w:tcPr>
            <w:tcW w:w="23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9DAF8"/>
            <w:tcMar>
              <w:top w:w="90" w:type="dxa"/>
              <w:left w:w="90" w:type="dxa"/>
              <w:bottom w:w="90" w:type="dxa"/>
              <w:right w:w="90" w:type="dxa"/>
            </w:tcMar>
          </w:tcPr>
          <w:p w:rsidR="2BE590F7" w:rsidP="2BE590F7" w:rsidRDefault="2BE590F7" w14:paraId="10B60BE4" w14:textId="0D8E085D">
            <w:pPr>
              <w:jc w:val="center"/>
              <w:rPr>
                <w:rFonts w:ascii="Calibri" w:hAnsi="Calibri" w:eastAsia="Calibri" w:cs="Calibri"/>
                <w:color w:val="000000" w:themeColor="text1"/>
              </w:rPr>
            </w:pPr>
            <w:r w:rsidRPr="2BE590F7">
              <w:rPr>
                <w:rFonts w:ascii="Calibri" w:hAnsi="Calibri" w:eastAsia="Calibri" w:cs="Calibri"/>
                <w:b/>
                <w:bCs/>
                <w:color w:val="000000" w:themeColor="text1"/>
              </w:rPr>
              <w:t>Recovery Owner</w:t>
            </w:r>
          </w:p>
          <w:p w:rsidR="2BE590F7" w:rsidP="2BE590F7" w:rsidRDefault="2BE590F7" w14:paraId="11E8E37A" w14:textId="114CF405">
            <w:pPr>
              <w:jc w:val="center"/>
              <w:rPr>
                <w:rFonts w:ascii="Calibri" w:hAnsi="Calibri" w:eastAsia="Calibri" w:cs="Calibri"/>
                <w:color w:val="000000" w:themeColor="text1"/>
              </w:rPr>
            </w:pPr>
            <w:r w:rsidRPr="2BE590F7">
              <w:rPr>
                <w:rFonts w:ascii="Calibri" w:hAnsi="Calibri" w:eastAsia="Calibri" w:cs="Calibri"/>
                <w:b/>
                <w:bCs/>
                <w:color w:val="000000" w:themeColor="text1"/>
              </w:rPr>
              <w:t xml:space="preserve"> </w:t>
            </w:r>
          </w:p>
        </w:tc>
      </w:tr>
      <w:tr w:rsidR="2BE590F7" w:rsidTr="2BE590F7" w14:paraId="4613622C" w14:textId="77777777">
        <w:trPr>
          <w:trHeight w:val="300"/>
        </w:trPr>
        <w:tc>
          <w:tcPr>
            <w:tcW w:w="33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368F6E87" w:rsidP="2BE590F7" w:rsidRDefault="368F6E87" w14:paraId="32B01C5F" w14:textId="43F7A51B">
            <w:pPr>
              <w:rPr>
                <w:rFonts w:ascii="Calibri" w:hAnsi="Calibri" w:eastAsia="Calibri" w:cs="Calibri"/>
                <w:color w:val="943634" w:themeColor="accent2" w:themeShade="BF"/>
                <w:sz w:val="22"/>
                <w:szCs w:val="22"/>
              </w:rPr>
            </w:pPr>
            <w:r w:rsidRPr="2BE590F7">
              <w:rPr>
                <w:rFonts w:ascii="Calibri" w:hAnsi="Calibri" w:eastAsia="Calibri" w:cs="Calibri"/>
                <w:color w:val="943634" w:themeColor="accent2" w:themeShade="BF"/>
                <w:sz w:val="22"/>
                <w:szCs w:val="22"/>
              </w:rPr>
              <w:t>Outbound API failures (Elevate, SmartyStreets)</w:t>
            </w:r>
          </w:p>
        </w:tc>
        <w:tc>
          <w:tcPr>
            <w:tcW w:w="4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368F6E87" w:rsidP="2BE590F7" w:rsidRDefault="368F6E87" w14:paraId="656FE064" w14:textId="6A29E12A">
            <w:pPr>
              <w:rPr>
                <w:rFonts w:ascii="Calibri" w:hAnsi="Calibri" w:eastAsia="Calibri" w:cs="Calibri"/>
                <w:color w:val="943634" w:themeColor="accent2" w:themeShade="BF"/>
                <w:sz w:val="22"/>
                <w:szCs w:val="22"/>
              </w:rPr>
            </w:pPr>
            <w:r w:rsidRPr="2BE590F7">
              <w:rPr>
                <w:rFonts w:ascii="Calibri" w:hAnsi="Calibri" w:eastAsia="Calibri" w:cs="Calibri"/>
                <w:color w:val="943634" w:themeColor="accent2" w:themeShade="BF"/>
                <w:sz w:val="22"/>
                <w:szCs w:val="22"/>
              </w:rPr>
              <w:t>Retry via RD2_QueueableService with exponential backoff; errors logged to Error__c; users can retry Gift Entry submissions</w:t>
            </w:r>
          </w:p>
        </w:tc>
        <w:tc>
          <w:tcPr>
            <w:tcW w:w="23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368F6E87" w:rsidP="2BE590F7" w:rsidRDefault="368F6E87" w14:paraId="5946AAC3" w14:textId="632192DE">
            <w:r w:rsidRPr="2BE590F7">
              <w:rPr>
                <w:rFonts w:ascii="Calibri" w:hAnsi="Calibri" w:eastAsia="Calibri" w:cs="Calibri"/>
                <w:color w:val="943634" w:themeColor="accent2" w:themeShade="BF"/>
                <w:sz w:val="22"/>
                <w:szCs w:val="22"/>
              </w:rPr>
              <w:t>System Administrator</w:t>
            </w:r>
          </w:p>
        </w:tc>
      </w:tr>
      <w:tr w:rsidR="2BE590F7" w:rsidTr="2BE590F7" w14:paraId="0980DD22" w14:textId="77777777">
        <w:trPr>
          <w:trHeight w:val="300"/>
        </w:trPr>
        <w:tc>
          <w:tcPr>
            <w:tcW w:w="33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368F6E87" w:rsidP="2BE590F7" w:rsidRDefault="368F6E87" w14:paraId="5E3C379C" w14:textId="59D05BFD">
            <w:pPr>
              <w:rPr>
                <w:rFonts w:asciiTheme="majorHAnsi" w:hAnsiTheme="majorHAnsi" w:eastAsiaTheme="majorEastAsia" w:cstheme="majorBidi"/>
                <w:color w:val="943634" w:themeColor="accent2" w:themeShade="BF"/>
                <w:sz w:val="22"/>
                <w:szCs w:val="22"/>
              </w:rPr>
            </w:pPr>
            <w:r w:rsidRPr="2BE590F7">
              <w:rPr>
                <w:rFonts w:asciiTheme="majorHAnsi" w:hAnsiTheme="majorHAnsi" w:eastAsiaTheme="majorEastAsia" w:cstheme="majorBidi" w:ascii="Calibri" w:hAnsi="Calibri"/>
                <w:color w:val="943634" w:themeColor="accent2" w:themeShade="BF"/>
                <w:sz w:val="22"/>
                <w:szCs w:val="22"/>
              </w:rPr>
              <w:t>Batch/Async processing failures (CRLP, BDI, RD2)</w:t>
            </w:r>
          </w:p>
        </w:tc>
        <w:tc>
          <w:tcPr>
            <w:tcW w:w="4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368F6E87" w:rsidP="2BE590F7" w:rsidRDefault="368F6E87" w14:paraId="324BE2BA" w14:textId="6671ECFA">
            <w:pPr>
              <w:rPr>
                <w:rFonts w:asciiTheme="majorHAnsi" w:hAnsiTheme="majorHAnsi" w:eastAsiaTheme="majorEastAsia" w:cstheme="majorBidi"/>
                <w:color w:val="943634" w:themeColor="accent2" w:themeShade="BF"/>
                <w:sz w:val="22"/>
                <w:szCs w:val="22"/>
              </w:rPr>
            </w:pPr>
            <w:r w:rsidRPr="2BE590F7">
              <w:rPr>
                <w:rFonts w:asciiTheme="majorHAnsi" w:hAnsiTheme="majorHAnsi" w:eastAsiaTheme="majorEastAsia" w:cstheme="majorBidi" w:ascii="Calibri" w:hAnsi="Calibri"/>
                <w:color w:val="943634" w:themeColor="accent2" w:themeShade="BF"/>
                <w:sz w:val="22"/>
                <w:szCs w:val="22"/>
              </w:rPr>
              <w:t>Failure logged to Error__c with full stack trace; partial batch failures isolated per chunk; configurable email alerts via Error_Settings__c</w:t>
            </w:r>
          </w:p>
        </w:tc>
        <w:tc>
          <w:tcPr>
            <w:tcW w:w="23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159D415" w:rsidP="2BE590F7" w:rsidRDefault="2159D415" w14:paraId="5CEE5C64" w14:textId="71B42B46">
            <w:pPr>
              <w:rPr>
                <w:rFonts w:ascii="Calibri" w:hAnsi="Calibri" w:eastAsia="Calibri" w:cs="Calibri"/>
                <w:color w:val="943634" w:themeColor="accent2" w:themeShade="BF"/>
                <w:sz w:val="22"/>
                <w:szCs w:val="22"/>
              </w:rPr>
            </w:pPr>
            <w:r w:rsidRPr="2BE590F7">
              <w:rPr>
                <w:rFonts w:ascii="Calibri" w:hAnsi="Calibri" w:eastAsia="Calibri" w:cs="Calibri"/>
                <w:color w:val="943634" w:themeColor="accent2" w:themeShade="BF"/>
                <w:sz w:val="22"/>
                <w:szCs w:val="22"/>
              </w:rPr>
              <w:t>System Administrator</w:t>
            </w:r>
            <w:r w:rsidRPr="2BE590F7" w:rsidR="2BE590F7">
              <w:rPr>
                <w:rFonts w:ascii="Calibri" w:hAnsi="Calibri" w:eastAsia="Calibri" w:cs="Calibri"/>
                <w:color w:val="943634" w:themeColor="accent2" w:themeShade="BF"/>
                <w:sz w:val="22"/>
                <w:szCs w:val="22"/>
              </w:rPr>
            </w:r>
            <w:r w:rsidRPr="2BE590F7" w:rsidR="79326CB6">
              <w:rPr>
                <w:rFonts w:ascii="Calibri" w:hAnsi="Calibri" w:eastAsia="Calibri" w:cs="Calibri"/>
                <w:color w:val="943634" w:themeColor="accent2" w:themeShade="BF"/>
                <w:sz w:val="22"/>
                <w:szCs w:val="22"/>
              </w:rPr>
            </w:r>
          </w:p>
        </w:tc>
      </w:tr>
      <w:tr w:rsidR="2BE590F7" w:rsidTr="2BE590F7" w14:paraId="6A34E74B" w14:textId="77777777">
        <w:trPr>
          <w:trHeight w:val="300"/>
        </w:trPr>
        <w:tc>
          <w:tcPr>
            <w:tcW w:w="330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EFEFEF"/>
            <w:tcMar>
              <w:top w:w="90" w:type="dxa"/>
              <w:left w:w="90" w:type="dxa"/>
              <w:bottom w:w="90" w:type="dxa"/>
              <w:right w:w="90" w:type="dxa"/>
            </w:tcMar>
          </w:tcPr>
          <w:p w:rsidR="79326CB6" w:rsidP="2BE590F7" w:rsidRDefault="79326CB6" w14:paraId="131448F7" w14:textId="0A3E701E">
            <w:pPr>
              <w:rPr>
                <w:rFonts w:asciiTheme="majorHAnsi" w:hAnsiTheme="majorHAnsi" w:eastAsiaTheme="majorEastAsia" w:cstheme="majorBidi"/>
                <w:color w:val="943634" w:themeColor="accent2" w:themeShade="BF"/>
                <w:sz w:val="22"/>
                <w:szCs w:val="22"/>
              </w:rPr>
            </w:pPr>
            <w:r w:rsidRPr="2BE590F7">
              <w:rPr>
                <w:rFonts w:asciiTheme="majorHAnsi" w:hAnsiTheme="majorHAnsi" w:eastAsiaTheme="majorEastAsia" w:cstheme="majorBidi" w:ascii="Calibri" w:hAnsi="Calibri"/>
                <w:color w:val="943634" w:themeColor="accent2" w:themeShade="BF"/>
                <w:sz w:val="22"/>
                <w:szCs w:val="22"/>
              </w:rPr>
              <w:t>Inbound data quality issues (BDI)</w:t>
            </w:r>
          </w:p>
        </w:tc>
        <w:tc>
          <w:tcPr>
            <w:tcW w:w="486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9326CB6" w:rsidP="2BE590F7" w:rsidRDefault="79326CB6" w14:paraId="745E0CC3" w14:textId="60792BF0">
            <w:pPr>
              <w:rPr>
                <w:rFonts w:ascii="Calibri" w:hAnsi="Calibri" w:eastAsia="Calibri" w:cs="Calibri"/>
                <w:color w:val="943634" w:themeColor="accent2" w:themeShade="BF"/>
                <w:sz w:val="22"/>
                <w:szCs w:val="22"/>
              </w:rPr>
            </w:pPr>
            <w:r w:rsidRPr="2BE590F7">
              <w:rPr>
                <w:rFonts w:asciiTheme="majorHAnsi" w:hAnsiTheme="majorHAnsi" w:eastAsiaTheme="majorEastAsia" w:cstheme="majorBidi" w:ascii="Calibri" w:hAnsi="Calibri"/>
                <w:color w:val="FF0000"/>
                <w:sz w:val="22"/>
                <w:szCs w:val="22"/>
              </w:rPr>
              <w:t>BDI dry-run validation mode catches errors before commit; per-record error status on DataImport__c; batch can be reprocessed after corrections</w:t>
            </w:r>
          </w:p>
        </w:tc>
        <w:tc>
          <w:tcPr>
            <w:tcW w:w="23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79326CB6" w:rsidP="2BE590F7" w:rsidRDefault="79326CB6" w14:paraId="489D0327" w14:textId="3068191D">
            <w:r w:rsidRPr="2BE590F7">
              <w:rPr>
                <w:rFonts w:ascii="Calibri" w:hAnsi="Calibri" w:eastAsia="Calibri" w:cs="Calibri"/>
                <w:color w:val="FF0000"/>
                <w:sz w:val="22"/>
                <w:szCs w:val="22"/>
              </w:rPr>
              <w:t>Fundraising Manager</w:t>
            </w:r>
          </w:p>
        </w:tc>
      </w:tr>
    </w:tbl>
    <w:p w:rsidR="56647287" w:rsidP="56647287" w:rsidRDefault="56647287" w14:paraId="0830E7DC" w14:textId="68B1656B"/>
    <w:p w:rsidR="56647287" w:rsidP="6C004676" w:rsidRDefault="558D2A89" w14:paraId="0EB9A9E7" w14:textId="7A5C4778">
      <w:pPr>
        <w:ind w:firstLine="720"/>
        <w:rPr>
          <w:rFonts w:asciiTheme="majorHAnsi" w:hAnsiTheme="majorHAnsi" w:eastAsiaTheme="majorEastAsia" w:cstheme="majorBidi"/>
          <w:sz w:val="22"/>
          <w:szCs w:val="22"/>
        </w:rPr>
      </w:pPr>
      <w:r w:rsidRPr="6C004676">
        <w:rPr>
          <w:rFonts w:asciiTheme="majorHAnsi" w:hAnsiTheme="majorHAnsi" w:eastAsiaTheme="majorEastAsia" w:cstheme="majorBidi"/>
          <w:sz w:val="22"/>
          <w:szCs w:val="22"/>
        </w:rPr>
        <w:t>Reference</w:t>
      </w:r>
      <w:r w:rsidRPr="6C004676" w:rsidR="1B45CDD5">
        <w:rPr>
          <w:rFonts w:asciiTheme="majorHAnsi" w:hAnsiTheme="majorHAnsi" w:eastAsiaTheme="majorEastAsia" w:cstheme="majorBidi"/>
          <w:sz w:val="22"/>
          <w:szCs w:val="22"/>
        </w:rPr>
        <w:t>s</w:t>
      </w:r>
      <w:r w:rsidRPr="6C004676">
        <w:rPr>
          <w:rFonts w:asciiTheme="majorHAnsi" w:hAnsiTheme="majorHAnsi" w:eastAsiaTheme="majorEastAsia" w:cstheme="majorBidi"/>
          <w:sz w:val="22"/>
          <w:szCs w:val="22"/>
        </w:rPr>
        <w:t xml:space="preserve">: </w:t>
      </w:r>
    </w:p>
    <w:p w:rsidR="08E77766" w:rsidP="6C004676" w:rsidRDefault="08E77766" w14:paraId="7E2D4B45" w14:textId="2A0F8C6C">
      <w:pPr>
        <w:pStyle w:val="ListParagraph"/>
        <w:numPr>
          <w:ilvl w:val="0"/>
          <w:numId w:val="11"/>
        </w:numPr>
        <w:rPr>
          <w:rFonts w:asciiTheme="majorHAnsi" w:hAnsiTheme="majorHAnsi" w:eastAsiaTheme="majorEastAsia" w:cstheme="majorBidi"/>
          <w:color w:val="0000FF"/>
          <w:sz w:val="22"/>
          <w:szCs w:val="22"/>
          <w:u w:val="single"/>
        </w:rPr>
      </w:pPr>
      <w:hyperlink r:id="rId72">
        <w:r w:rsidRPr="6C004676">
          <w:rPr>
            <w:rStyle w:val="Hyperlink"/>
            <w:rFonts w:asciiTheme="majorHAnsi" w:hAnsiTheme="majorHAnsi" w:eastAsiaTheme="majorEastAsia" w:cstheme="majorBidi"/>
            <w:sz w:val="22"/>
            <w:szCs w:val="22"/>
          </w:rPr>
          <w:t>Salesforce Application Resiliency</w:t>
        </w:r>
      </w:hyperlink>
    </w:p>
    <w:p w:rsidR="558D2A89" w:rsidP="6C004676" w:rsidRDefault="558D2A89" w14:paraId="2D965A76" w14:textId="06BA7349">
      <w:pPr>
        <w:pStyle w:val="ListParagraph"/>
        <w:numPr>
          <w:ilvl w:val="0"/>
          <w:numId w:val="11"/>
        </w:numPr>
        <w:rPr>
          <w:rFonts w:asciiTheme="majorHAnsi" w:hAnsiTheme="majorHAnsi" w:eastAsiaTheme="majorEastAsia" w:cstheme="majorBidi"/>
          <w:color w:val="0000FF"/>
          <w:sz w:val="22"/>
          <w:szCs w:val="22"/>
          <w:u w:val="single"/>
        </w:rPr>
      </w:pPr>
      <w:hyperlink r:id="rId73">
        <w:r w:rsidRPr="6C004676">
          <w:rPr>
            <w:rFonts w:asciiTheme="majorHAnsi" w:hAnsiTheme="majorHAnsi" w:eastAsiaTheme="majorEastAsia" w:cstheme="majorBidi"/>
            <w:color w:val="0000FF"/>
            <w:sz w:val="22"/>
            <w:szCs w:val="22"/>
            <w:u w:val="single"/>
          </w:rPr>
          <w:t>Business Continuity Process Manual</w:t>
        </w:r>
      </w:hyperlink>
      <w:r w:rsidRPr="6C004676">
        <w:rPr>
          <w:rFonts w:asciiTheme="majorHAnsi" w:hAnsiTheme="majorHAnsi" w:eastAsiaTheme="majorEastAsia" w:cstheme="majorBidi"/>
          <w:color w:val="0000FF"/>
          <w:sz w:val="22"/>
          <w:szCs w:val="22"/>
          <w:u w:val="single"/>
        </w:rPr>
        <w:t xml:space="preserve"> </w:t>
      </w:r>
    </w:p>
    <w:p w:rsidR="558D2A89" w:rsidP="6C004676" w:rsidRDefault="558D2A89" w14:paraId="40E22A19" w14:textId="33B34EBF">
      <w:pPr>
        <w:pStyle w:val="ListParagraph"/>
        <w:numPr>
          <w:ilvl w:val="0"/>
          <w:numId w:val="11"/>
        </w:numPr>
        <w:rPr>
          <w:rFonts w:asciiTheme="majorHAnsi" w:hAnsiTheme="majorHAnsi" w:eastAsiaTheme="majorEastAsia" w:cstheme="majorBidi"/>
          <w:color w:val="0000FF"/>
          <w:sz w:val="22"/>
          <w:szCs w:val="22"/>
          <w:u w:val="single"/>
        </w:rPr>
      </w:pPr>
      <w:hyperlink r:id="rId74">
        <w:r w:rsidRPr="6C004676">
          <w:rPr>
            <w:rFonts w:asciiTheme="majorHAnsi" w:hAnsiTheme="majorHAnsi" w:eastAsiaTheme="majorEastAsia" w:cstheme="majorBidi"/>
            <w:color w:val="0000FF"/>
            <w:sz w:val="22"/>
            <w:szCs w:val="22"/>
            <w:u w:val="single"/>
          </w:rPr>
          <w:t>Building Resiliency and Highly Available Applications</w:t>
        </w:r>
      </w:hyperlink>
    </w:p>
    <w:p w:rsidR="678D36B2" w:rsidP="6C004676" w:rsidRDefault="678D36B2" w14:paraId="5E06A9B6" w14:textId="04FA0216">
      <w:pPr>
        <w:pStyle w:val="ListParagraph"/>
        <w:numPr>
          <w:ilvl w:val="0"/>
          <w:numId w:val="11"/>
        </w:numPr>
        <w:rPr>
          <w:rFonts w:asciiTheme="majorHAnsi" w:hAnsiTheme="majorHAnsi" w:eastAsiaTheme="majorEastAsia" w:cstheme="majorBidi"/>
          <w:sz w:val="22"/>
          <w:szCs w:val="22"/>
        </w:rPr>
      </w:pPr>
      <w:hyperlink r:id="rId75">
        <w:r w:rsidRPr="6C004676">
          <w:rPr>
            <w:rStyle w:val="Hyperlink"/>
            <w:rFonts w:asciiTheme="majorHAnsi" w:hAnsiTheme="majorHAnsi" w:eastAsiaTheme="majorEastAsia" w:cstheme="majorBidi"/>
            <w:sz w:val="22"/>
            <w:szCs w:val="22"/>
          </w:rPr>
          <w:t>DTC Integration COE</w:t>
        </w:r>
      </w:hyperlink>
    </w:p>
    <w:p w:rsidR="71A2CB3A" w:rsidP="6C004676" w:rsidRDefault="71A2CB3A" w14:paraId="1EEAFC3A" w14:textId="69689A0F">
      <w:pPr>
        <w:pStyle w:val="ListParagraph"/>
        <w:numPr>
          <w:ilvl w:val="0"/>
          <w:numId w:val="11"/>
        </w:numPr>
        <w:rPr>
          <w:rFonts w:asciiTheme="majorHAnsi" w:hAnsiTheme="majorHAnsi" w:eastAsiaTheme="majorEastAsia" w:cstheme="majorBidi"/>
          <w:sz w:val="22"/>
          <w:szCs w:val="22"/>
        </w:rPr>
      </w:pPr>
      <w:hyperlink r:id="rId76">
        <w:r w:rsidRPr="6C004676">
          <w:rPr>
            <w:rStyle w:val="Hyperlink"/>
            <w:rFonts w:asciiTheme="majorHAnsi" w:hAnsiTheme="majorHAnsi" w:eastAsiaTheme="majorEastAsia" w:cstheme="majorBidi"/>
            <w:sz w:val="22"/>
            <w:szCs w:val="22"/>
          </w:rPr>
          <w:t>Enterprise Command Center</w:t>
        </w:r>
      </w:hyperlink>
    </w:p>
    <w:p w:rsidR="6C004676" w:rsidP="6C004676" w:rsidRDefault="6C004676" w14:paraId="16D7713B" w14:textId="776B3B4B">
      <w:pPr>
        <w:pStyle w:val="ListParagraph"/>
        <w:ind w:left="1800"/>
        <w:rPr>
          <w:rFonts w:asciiTheme="majorHAnsi" w:hAnsiTheme="majorHAnsi" w:eastAsiaTheme="majorEastAsia" w:cstheme="majorBidi"/>
          <w:color w:val="0000FF"/>
          <w:u w:val="single"/>
        </w:rPr>
      </w:pPr>
    </w:p>
    <w:p w:rsidR="6C004676" w:rsidP="6C004676" w:rsidRDefault="6C004676" w14:paraId="397EAD36" w14:textId="3F7FC98F">
      <w:pPr>
        <w:rPr>
          <w:rFonts w:asciiTheme="majorHAnsi" w:hAnsiTheme="majorHAnsi" w:eastAsiaTheme="majorEastAsia" w:cstheme="majorBidi"/>
        </w:rPr>
      </w:pPr>
    </w:p>
    <w:p w:rsidR="6C004676" w:rsidP="6C004676" w:rsidRDefault="6C004676" w14:paraId="42F474DB" w14:textId="7F689C5F">
      <w:pPr>
        <w:pStyle w:val="ListParagraph"/>
        <w:ind w:left="1800"/>
        <w:rPr>
          <w:rFonts w:asciiTheme="majorHAnsi" w:hAnsiTheme="majorHAnsi" w:eastAsiaTheme="majorEastAsia" w:cstheme="majorBidi"/>
        </w:rPr>
      </w:pPr>
    </w:p>
    <w:p w:rsidR="6C004676" w:rsidRDefault="6C004676" w14:paraId="55CCC44B" w14:textId="5DBC1AD5">
      <w:r>
        <w:br w:type="page"/>
      </w:r>
    </w:p>
    <w:p w:rsidR="7CE4F6C9" w:rsidP="5512A1F3" w:rsidRDefault="7CE4F6C9" w14:paraId="48B1DA4A" w14:textId="71BBC984">
      <w:pPr>
        <w:pStyle w:val="Heading2"/>
      </w:pPr>
      <w:r>
        <w:lastRenderedPageBreak/>
        <w:t>4</w:t>
      </w:r>
      <w:r w:rsidR="5D030773">
        <w:t>.</w:t>
      </w:r>
      <w:r w:rsidR="7438D829">
        <w:t>4</w:t>
      </w:r>
      <w:r w:rsidR="723ED6E1">
        <w:t xml:space="preserve"> </w:t>
      </w:r>
      <w:r w:rsidR="77BEB936">
        <w:t>Contingency plan for government shutdowns</w:t>
      </w:r>
    </w:p>
    <w:p w:rsidR="6C004676" w:rsidP="6C004676" w:rsidRDefault="6C004676" w14:paraId="6FE62532" w14:textId="34F03704">
      <w:pPr>
        <w:ind w:left="720"/>
        <w:rPr>
          <w:rFonts w:asciiTheme="majorHAnsi" w:hAnsiTheme="majorHAnsi" w:eastAsiaTheme="majorEastAsia" w:cstheme="majorBidi"/>
          <w:sz w:val="22"/>
          <w:szCs w:val="22"/>
        </w:rPr>
      </w:pPr>
    </w:p>
    <w:p w:rsidR="56647287" w:rsidP="78587983" w:rsidRDefault="097EE062" w14:paraId="7DA9FD80" w14:textId="205D1885">
      <w:pPr>
        <w:jc w:val="both"/>
        <w:rPr>
          <w:rFonts w:asciiTheme="majorHAnsi" w:hAnsiTheme="majorHAnsi" w:eastAsiaTheme="majorEastAsia" w:cstheme="majorBidi"/>
          <w:color w:val="000000" w:themeColor="text1"/>
          <w:sz w:val="22"/>
          <w:szCs w:val="22"/>
        </w:rPr>
      </w:pPr>
      <w:bookmarkStart w:name="_Toc197940051" w:id="88"/>
      <w:bookmarkStart w:name="_Toc1222547354" w:id="89"/>
      <w:r w:rsidRPr="78587983">
        <w:rPr>
          <w:rFonts w:asciiTheme="majorHAnsi" w:hAnsiTheme="majorHAnsi" w:eastAsiaTheme="majorEastAsia" w:cstheme="majorBidi"/>
          <w:sz w:val="22"/>
          <w:szCs w:val="22"/>
        </w:rPr>
        <w:t xml:space="preserve">Guidance: </w:t>
      </w:r>
      <w:r w:rsidRPr="78587983" w:rsidR="4ECD97A1">
        <w:rPr>
          <w:rFonts w:asciiTheme="majorHAnsi" w:hAnsiTheme="majorHAnsi" w:eastAsiaTheme="majorEastAsia" w:cstheme="majorBidi"/>
          <w:sz w:val="22"/>
          <w:szCs w:val="22"/>
        </w:rPr>
        <w:t xml:space="preserve">Does the application need to behave differently in the event of a government shutdown? </w:t>
      </w:r>
      <w:r w:rsidR="56647287">
        <w:br/>
      </w:r>
      <w:r w:rsidRPr="78587983" w:rsidR="4ECD97A1">
        <w:rPr>
          <w:rFonts w:asciiTheme="majorHAnsi" w:hAnsiTheme="majorHAnsi" w:eastAsiaTheme="majorEastAsia" w:cstheme="majorBidi"/>
          <w:sz w:val="22"/>
          <w:szCs w:val="22"/>
        </w:rPr>
        <w:t xml:space="preserve">If so, </w:t>
      </w:r>
      <w:r w:rsidRPr="2BE590F7" w:rsidR="47B446E1">
        <w:rPr>
          <w:rFonts w:asciiTheme="majorHAnsi" w:hAnsiTheme="majorHAnsi" w:eastAsiaTheme="majorEastAsia" w:cstheme="majorBidi"/>
          <w:sz w:val="22"/>
          <w:szCs w:val="22"/>
        </w:rPr>
        <w:t>d</w:t>
      </w:r>
      <w:r w:rsidRPr="2BE590F7" w:rsidR="2F9508DE">
        <w:rPr>
          <w:rFonts w:asciiTheme="majorHAnsi" w:hAnsiTheme="majorHAnsi" w:eastAsiaTheme="majorEastAsia" w:cstheme="majorBidi"/>
          <w:sz w:val="22"/>
          <w:szCs w:val="22"/>
        </w:rPr>
        <w:t>escribe</w:t>
      </w:r>
      <w:r w:rsidRPr="78587983" w:rsidR="2B32B04D">
        <w:rPr>
          <w:rFonts w:asciiTheme="majorHAnsi" w:hAnsiTheme="majorHAnsi" w:eastAsiaTheme="majorEastAsia" w:cstheme="majorBidi"/>
          <w:sz w:val="22"/>
          <w:szCs w:val="22"/>
        </w:rPr>
        <w:t xml:space="preserve"> your </w:t>
      </w:r>
      <w:r w:rsidRPr="2BE590F7" w:rsidR="4B93D0A9">
        <w:rPr>
          <w:rFonts w:asciiTheme="majorHAnsi" w:hAnsiTheme="majorHAnsi" w:eastAsiaTheme="majorEastAsia" w:cstheme="majorBidi"/>
          <w:sz w:val="22"/>
          <w:szCs w:val="22"/>
        </w:rPr>
        <w:t xml:space="preserve">how your </w:t>
      </w:r>
      <w:r w:rsidRPr="78587983" w:rsidR="2B32B04D">
        <w:rPr>
          <w:rFonts w:asciiTheme="majorHAnsi" w:hAnsiTheme="majorHAnsi" w:eastAsiaTheme="majorEastAsia" w:cstheme="majorBidi"/>
          <w:sz w:val="22"/>
          <w:szCs w:val="22"/>
        </w:rPr>
        <w:t xml:space="preserve">application </w:t>
      </w:r>
      <w:r w:rsidRPr="2BE590F7" w:rsidR="4B93D0A9">
        <w:rPr>
          <w:rFonts w:asciiTheme="majorHAnsi" w:hAnsiTheme="majorHAnsi" w:eastAsiaTheme="majorEastAsia" w:cstheme="majorBidi"/>
          <w:sz w:val="22"/>
          <w:szCs w:val="22"/>
        </w:rPr>
        <w:t>will behave during a shutdown</w:t>
      </w:r>
      <w:r w:rsidRPr="78587983" w:rsidR="4DCD89C3">
        <w:rPr>
          <w:rFonts w:asciiTheme="majorHAnsi" w:hAnsiTheme="majorHAnsi" w:eastAsiaTheme="majorEastAsia" w:cstheme="majorBidi"/>
          <w:sz w:val="22"/>
          <w:szCs w:val="22"/>
        </w:rPr>
        <w:t xml:space="preserve"> and the </w:t>
      </w:r>
      <w:r w:rsidRPr="78587983" w:rsidR="5AB68A91">
        <w:rPr>
          <w:rFonts w:asciiTheme="majorHAnsi" w:hAnsiTheme="majorHAnsi" w:eastAsiaTheme="majorEastAsia" w:cstheme="majorBidi"/>
          <w:sz w:val="22"/>
          <w:szCs w:val="22"/>
        </w:rPr>
        <w:t xml:space="preserve">plan to test </w:t>
      </w:r>
      <w:r w:rsidRPr="2BE590F7" w:rsidR="224EF946">
        <w:rPr>
          <w:rFonts w:asciiTheme="majorHAnsi" w:hAnsiTheme="majorHAnsi" w:eastAsiaTheme="majorEastAsia" w:cstheme="majorBidi"/>
          <w:sz w:val="22"/>
          <w:szCs w:val="22"/>
        </w:rPr>
        <w:t>it</w:t>
      </w:r>
      <w:r w:rsidRPr="78587983" w:rsidR="5AB68A91">
        <w:rPr>
          <w:rFonts w:asciiTheme="majorHAnsi" w:hAnsiTheme="majorHAnsi" w:eastAsiaTheme="majorEastAsia" w:cstheme="majorBidi"/>
          <w:sz w:val="22"/>
          <w:szCs w:val="22"/>
        </w:rPr>
        <w:t>.</w:t>
      </w:r>
      <w:bookmarkEnd w:id="88"/>
      <w:bookmarkEnd w:id="89"/>
    </w:p>
    <w:p w:rsidR="6C004676" w:rsidP="6C004676" w:rsidRDefault="6C004676" w14:paraId="4CD13620" w14:textId="6352DF89"/>
    <w:p w:rsidRPr="007B1ED2" w:rsidR="007B1ED2" w:rsidP="6C004676" w:rsidRDefault="726C04B7" w14:paraId="66A8C8DE" w14:textId="3C271BA9">
      <w:pPr>
        <w:pStyle w:val="Response"/>
        <w:rPr>
          <w:rFonts w:eastAsia="Arial"/>
        </w:rPr>
      </w:pPr>
      <w:r>
        <w:t xml:space="preserve">Response: </w:t>
      </w:r>
      <w:r>
        <w:rPr>
          <w:color w:val="FF0000"/>
        </w:rPr>
        <w:t>TBD</w:t>
      </w:r>
      <w:r>
        <w:t xml:space="preserve"> — Contingency plan to be developed based on organizational disaster recovery requirements and Salesforce platform SLA.</w:t>
      </w:r>
    </w:p>
    <w:p w:rsidR="6C004676" w:rsidP="6C004676" w:rsidRDefault="6C004676" w14:paraId="4AF4CFB2" w14:textId="11520E13">
      <w:pPr>
        <w:rPr>
          <w:rFonts w:asciiTheme="majorHAnsi" w:hAnsiTheme="majorHAnsi" w:eastAsiaTheme="majorEastAsia" w:cstheme="majorBidi"/>
          <w:color w:val="943634" w:themeColor="accent2" w:themeShade="BF"/>
        </w:rPr>
      </w:pPr>
    </w:p>
    <w:p w:rsidR="3E4957D3" w:rsidP="6C004676" w:rsidRDefault="60E6F497" w14:paraId="7ED85DDE" w14:textId="2F349F61">
      <w:pP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color w:val="943634" w:themeColor="accent2" w:themeShade="BF"/>
          <w:sz w:val="22"/>
          <w:szCs w:val="22"/>
        </w:rPr>
        <w:t>&lt;</w:t>
      </w:r>
      <w:r w:rsidRPr="6C004676" w:rsidR="4521C627">
        <w:rPr>
          <w:rFonts w:asciiTheme="majorHAnsi" w:hAnsiTheme="majorHAnsi" w:eastAsiaTheme="majorEastAsia" w:cstheme="majorBidi"/>
          <w:color w:val="943634" w:themeColor="accent2" w:themeShade="BF"/>
          <w:sz w:val="22"/>
          <w:szCs w:val="22"/>
        </w:rPr>
        <w:t>A</w:t>
      </w:r>
      <w:r w:rsidRPr="6C004676" w:rsidR="6B6E85CF">
        <w:rPr>
          <w:rFonts w:asciiTheme="majorHAnsi" w:hAnsiTheme="majorHAnsi" w:eastAsiaTheme="majorEastAsia" w:cstheme="majorBidi"/>
          <w:color w:val="943634" w:themeColor="accent2" w:themeShade="BF"/>
          <w:sz w:val="22"/>
          <w:szCs w:val="22"/>
        </w:rPr>
        <w:t xml:space="preserve"> </w:t>
      </w:r>
      <w:r w:rsidRPr="2BE590F7" w:rsidR="64A30FB1">
        <w:rPr>
          <w:rFonts w:asciiTheme="majorHAnsi" w:hAnsiTheme="majorHAnsi" w:eastAsiaTheme="majorEastAsia" w:cstheme="majorBidi"/>
          <w:color w:val="943634" w:themeColor="accent2" w:themeShade="BF"/>
          <w:sz w:val="22"/>
          <w:szCs w:val="22"/>
        </w:rPr>
        <w:t>shutdown</w:t>
      </w:r>
      <w:r w:rsidRPr="6C004676" w:rsidR="34A70838">
        <w:rPr>
          <w:rFonts w:asciiTheme="majorHAnsi" w:hAnsiTheme="majorHAnsi" w:eastAsiaTheme="majorEastAsia" w:cstheme="majorBidi"/>
          <w:color w:val="943634" w:themeColor="accent2" w:themeShade="BF"/>
          <w:sz w:val="22"/>
          <w:szCs w:val="22"/>
        </w:rPr>
        <w:t xml:space="preserve"> </w:t>
      </w:r>
      <w:r w:rsidRPr="6C004676" w:rsidR="7B51596F">
        <w:rPr>
          <w:rFonts w:asciiTheme="majorHAnsi" w:hAnsiTheme="majorHAnsi" w:eastAsiaTheme="majorEastAsia" w:cstheme="majorBidi"/>
          <w:color w:val="943634" w:themeColor="accent2" w:themeShade="BF"/>
          <w:sz w:val="22"/>
          <w:szCs w:val="22"/>
        </w:rPr>
        <w:t xml:space="preserve">could </w:t>
      </w:r>
      <w:r w:rsidRPr="6C004676" w:rsidR="6B6E85CF">
        <w:rPr>
          <w:rFonts w:asciiTheme="majorHAnsi" w:hAnsiTheme="majorHAnsi" w:eastAsiaTheme="majorEastAsia" w:cstheme="majorBidi"/>
          <w:color w:val="943634" w:themeColor="accent2" w:themeShade="BF"/>
          <w:sz w:val="22"/>
          <w:szCs w:val="22"/>
        </w:rPr>
        <w:t>impact the</w:t>
      </w:r>
      <w:r w:rsidRPr="6C004676" w:rsidR="6DC559AF">
        <w:rPr>
          <w:rFonts w:asciiTheme="majorHAnsi" w:hAnsiTheme="majorHAnsi" w:eastAsiaTheme="majorEastAsia" w:cstheme="majorBidi"/>
          <w:color w:val="943634" w:themeColor="accent2" w:themeShade="BF"/>
          <w:sz w:val="22"/>
          <w:szCs w:val="22"/>
        </w:rPr>
        <w:t xml:space="preserve"> critical</w:t>
      </w:r>
      <w:r w:rsidRPr="6C004676" w:rsidR="6B6E85CF">
        <w:rPr>
          <w:rFonts w:asciiTheme="majorHAnsi" w:hAnsiTheme="majorHAnsi" w:eastAsiaTheme="majorEastAsia" w:cstheme="majorBidi"/>
          <w:color w:val="943634" w:themeColor="accent2" w:themeShade="BF"/>
          <w:sz w:val="22"/>
          <w:szCs w:val="22"/>
        </w:rPr>
        <w:t xml:space="preserve"> “Pay out claims” capability.</w:t>
      </w:r>
      <w:r w:rsidRPr="6C004676" w:rsidR="3015FBBD">
        <w:rPr>
          <w:rFonts w:asciiTheme="majorHAnsi" w:hAnsiTheme="majorHAnsi" w:eastAsiaTheme="majorEastAsia" w:cstheme="majorBidi"/>
          <w:color w:val="943634" w:themeColor="accent2" w:themeShade="BF"/>
          <w:sz w:val="22"/>
          <w:szCs w:val="22"/>
        </w:rPr>
        <w:t xml:space="preserve"> </w:t>
      </w:r>
      <w:r w:rsidRPr="6C004676" w:rsidR="547EA12F">
        <w:rPr>
          <w:rFonts w:asciiTheme="majorHAnsi" w:hAnsiTheme="majorHAnsi" w:eastAsiaTheme="majorEastAsia" w:cstheme="majorBidi"/>
          <w:color w:val="943634" w:themeColor="accent2" w:themeShade="BF"/>
          <w:sz w:val="22"/>
          <w:szCs w:val="22"/>
        </w:rPr>
        <w:t>The</w:t>
      </w:r>
      <w:r w:rsidRPr="6C004676" w:rsidR="3015FBBD">
        <w:rPr>
          <w:rFonts w:asciiTheme="majorHAnsi" w:hAnsiTheme="majorHAnsi" w:eastAsiaTheme="majorEastAsia" w:cstheme="majorBidi"/>
          <w:color w:val="943634" w:themeColor="accent2" w:themeShade="BF"/>
          <w:sz w:val="22"/>
          <w:szCs w:val="22"/>
        </w:rPr>
        <w:t xml:space="preserve"> </w:t>
      </w:r>
      <w:r w:rsidRPr="6C004676" w:rsidR="36F355DC">
        <w:rPr>
          <w:rFonts w:asciiTheme="majorHAnsi" w:hAnsiTheme="majorHAnsi" w:eastAsiaTheme="majorEastAsia" w:cstheme="majorBidi"/>
          <w:color w:val="943634" w:themeColor="accent2" w:themeShade="BF"/>
          <w:sz w:val="22"/>
          <w:szCs w:val="22"/>
        </w:rPr>
        <w:t xml:space="preserve">VA </w:t>
      </w:r>
      <w:r w:rsidRPr="6C004676" w:rsidR="3015FBBD">
        <w:rPr>
          <w:rFonts w:asciiTheme="majorHAnsi" w:hAnsiTheme="majorHAnsi" w:eastAsiaTheme="majorEastAsia" w:cstheme="majorBidi"/>
          <w:color w:val="943634" w:themeColor="accent2" w:themeShade="BF"/>
          <w:sz w:val="22"/>
          <w:szCs w:val="22"/>
        </w:rPr>
        <w:t xml:space="preserve">Application Admin persona will have the ability to disable the FMS integration for specific runs by editing a checkbox field on </w:t>
      </w:r>
      <w:r w:rsidRPr="6C004676" w:rsidR="1C98F3F2">
        <w:rPr>
          <w:rFonts w:asciiTheme="majorHAnsi" w:hAnsiTheme="majorHAnsi" w:eastAsiaTheme="majorEastAsia" w:cstheme="majorBidi"/>
          <w:color w:val="943634" w:themeColor="accent2" w:themeShade="BF"/>
          <w:sz w:val="22"/>
          <w:szCs w:val="22"/>
        </w:rPr>
        <w:t xml:space="preserve">CARMA_Payment_Setting__c records. </w:t>
      </w:r>
      <w:r w:rsidRPr="6C004676" w:rsidR="5BBA6205">
        <w:rPr>
          <w:rFonts w:asciiTheme="majorHAnsi" w:hAnsiTheme="majorHAnsi" w:eastAsiaTheme="majorEastAsia" w:cstheme="majorBidi"/>
          <w:color w:val="943634" w:themeColor="accent2" w:themeShade="BF"/>
          <w:sz w:val="22"/>
          <w:szCs w:val="22"/>
        </w:rPr>
        <w:t xml:space="preserve"> This custom object</w:t>
      </w:r>
      <w:r w:rsidRPr="6C004676" w:rsidR="47142972">
        <w:rPr>
          <w:rFonts w:asciiTheme="majorHAnsi" w:hAnsiTheme="majorHAnsi" w:eastAsiaTheme="majorEastAsia" w:cstheme="majorBidi"/>
          <w:color w:val="943634" w:themeColor="accent2" w:themeShade="BF"/>
          <w:sz w:val="22"/>
          <w:szCs w:val="22"/>
        </w:rPr>
        <w:t xml:space="preserve"> will</w:t>
      </w:r>
      <w:r w:rsidRPr="6C004676" w:rsidR="5BBA6205">
        <w:rPr>
          <w:rFonts w:asciiTheme="majorHAnsi" w:hAnsiTheme="majorHAnsi" w:eastAsiaTheme="majorEastAsia" w:cstheme="majorBidi"/>
          <w:color w:val="943634" w:themeColor="accent2" w:themeShade="BF"/>
          <w:sz w:val="22"/>
          <w:szCs w:val="22"/>
        </w:rPr>
        <w:t xml:space="preserve"> contain settings for each monthly and ad hoc FMS payment run that will occur for the fiscal year. </w:t>
      </w:r>
      <w:r w:rsidRPr="6C004676" w:rsidR="0865945D">
        <w:rPr>
          <w:rFonts w:asciiTheme="majorHAnsi" w:hAnsiTheme="majorHAnsi" w:eastAsiaTheme="majorEastAsia" w:cstheme="majorBidi"/>
          <w:color w:val="943634" w:themeColor="accent2" w:themeShade="BF"/>
          <w:sz w:val="22"/>
          <w:szCs w:val="22"/>
        </w:rPr>
        <w:t>After a disruption, the FMS integration will pick up any pending payments to be processed that were skipped during the disruption.</w:t>
      </w:r>
      <w:r w:rsidRPr="6C004676" w:rsidR="5489C346">
        <w:rPr>
          <w:rFonts w:asciiTheme="majorHAnsi" w:hAnsiTheme="majorHAnsi" w:eastAsiaTheme="majorEastAsia" w:cstheme="majorBidi"/>
          <w:color w:val="943634" w:themeColor="accent2" w:themeShade="BF"/>
          <w:sz w:val="22"/>
          <w:szCs w:val="22"/>
        </w:rPr>
        <w:t>&gt;</w:t>
      </w:r>
    </w:p>
    <w:p w:rsidR="56647287" w:rsidP="6C004676" w:rsidRDefault="56647287" w14:paraId="25C338B5" w14:textId="700BE6D5">
      <w:pPr>
        <w:rPr>
          <w:rFonts w:asciiTheme="majorHAnsi" w:hAnsiTheme="majorHAnsi" w:eastAsiaTheme="majorEastAsia" w:cstheme="majorBidi"/>
          <w:color w:val="943634" w:themeColor="accent2" w:themeShade="BF"/>
        </w:rPr>
      </w:pPr>
    </w:p>
    <w:p w:rsidR="56647287" w:rsidP="6C004676" w:rsidRDefault="56647287" w14:paraId="3EB97307" w14:textId="3D7B4465">
      <w:pPr>
        <w:ind w:firstLine="720"/>
        <w:rPr>
          <w:rFonts w:asciiTheme="majorHAnsi" w:hAnsiTheme="majorHAnsi" w:eastAsiaTheme="majorEastAsia" w:cstheme="majorBidi"/>
          <w:color w:val="000000" w:themeColor="text1"/>
        </w:rPr>
      </w:pPr>
    </w:p>
    <w:p w:rsidR="56647287" w:rsidP="6C004676" w:rsidRDefault="11D10263" w14:paraId="66F64014" w14:textId="50820628">
      <w:pPr>
        <w:pStyle w:val="Heading2"/>
        <w:rPr>
          <w:bCs/>
          <w:color w:val="4F81BD" w:themeColor="accent1"/>
        </w:rPr>
      </w:pPr>
      <w:r w:rsidRPr="6C004676">
        <w:rPr>
          <w:bCs/>
          <w:color w:val="4F81BD" w:themeColor="accent1"/>
        </w:rPr>
        <w:t>4.</w:t>
      </w:r>
      <w:r w:rsidRPr="6C004676" w:rsidR="44EC13DF">
        <w:rPr>
          <w:bCs/>
          <w:color w:val="4F81BD" w:themeColor="accent1"/>
        </w:rPr>
        <w:t>5</w:t>
      </w:r>
      <w:r w:rsidRPr="6C004676">
        <w:rPr>
          <w:bCs/>
          <w:color w:val="4F81BD" w:themeColor="accent1"/>
        </w:rPr>
        <w:t xml:space="preserve"> Salesforce Sandbox Refresh</w:t>
      </w:r>
    </w:p>
    <w:p w:rsidR="56647287" w:rsidP="6C004676" w:rsidRDefault="56647287" w14:paraId="1FBA0C1C" w14:textId="56F42429">
      <w:pPr>
        <w:ind w:firstLine="720"/>
        <w:rPr>
          <w:rFonts w:asciiTheme="majorHAnsi" w:hAnsiTheme="majorHAnsi" w:eastAsiaTheme="majorEastAsia" w:cstheme="majorBidi"/>
          <w:color w:val="000000" w:themeColor="text1"/>
        </w:rPr>
      </w:pPr>
    </w:p>
    <w:p w:rsidR="56647287" w:rsidP="78587983" w:rsidRDefault="1ED358F6" w14:paraId="0861D515" w14:textId="30422AF7">
      <w:pPr>
        <w:ind w:left="720"/>
        <w:rPr>
          <w:rFonts w:asciiTheme="majorHAnsi" w:hAnsiTheme="majorHAnsi" w:eastAsiaTheme="majorEastAsia" w:cstheme="majorBidi"/>
          <w:color w:val="000000" w:themeColor="text1"/>
          <w:sz w:val="22"/>
          <w:szCs w:val="22"/>
        </w:rPr>
      </w:pPr>
      <w:r w:rsidRPr="78587983">
        <w:rPr>
          <w:rFonts w:asciiTheme="majorHAnsi" w:hAnsiTheme="majorHAnsi" w:eastAsiaTheme="majorEastAsia" w:cstheme="majorBidi"/>
          <w:color w:val="000000" w:themeColor="text1"/>
          <w:sz w:val="22"/>
          <w:szCs w:val="22"/>
        </w:rPr>
        <w:t xml:space="preserve">Guidance: </w:t>
      </w:r>
      <w:r w:rsidRPr="78587983" w:rsidR="10D61A8D">
        <w:rPr>
          <w:rFonts w:asciiTheme="majorHAnsi" w:hAnsiTheme="majorHAnsi" w:eastAsiaTheme="majorEastAsia" w:cstheme="majorBidi"/>
          <w:sz w:val="22"/>
          <w:szCs w:val="22"/>
        </w:rPr>
        <w:t xml:space="preserve">Sandbox setup instructions are not required for Gateway 1.  They are only required for Gateway 2. </w:t>
      </w:r>
      <w:r w:rsidRPr="78587983">
        <w:rPr>
          <w:rFonts w:asciiTheme="majorHAnsi" w:hAnsiTheme="majorHAnsi" w:eastAsiaTheme="majorEastAsia" w:cstheme="majorBidi"/>
          <w:color w:val="000000" w:themeColor="text1"/>
          <w:sz w:val="22"/>
          <w:szCs w:val="22"/>
        </w:rPr>
        <w:t xml:space="preserve">The System Integrator is accountable and responsible for </w:t>
      </w:r>
      <w:r w:rsidRPr="78587983" w:rsidR="6878A44E">
        <w:rPr>
          <w:rFonts w:asciiTheme="majorHAnsi" w:hAnsiTheme="majorHAnsi" w:eastAsiaTheme="majorEastAsia" w:cstheme="majorBidi"/>
          <w:color w:val="000000" w:themeColor="text1"/>
          <w:sz w:val="22"/>
          <w:szCs w:val="22"/>
        </w:rPr>
        <w:t xml:space="preserve">sandbox post </w:t>
      </w:r>
      <w:r w:rsidRPr="78587983">
        <w:rPr>
          <w:rFonts w:asciiTheme="majorHAnsi" w:hAnsiTheme="majorHAnsi" w:eastAsiaTheme="majorEastAsia" w:cstheme="majorBidi"/>
          <w:color w:val="000000" w:themeColor="text1"/>
          <w:sz w:val="22"/>
          <w:szCs w:val="22"/>
        </w:rPr>
        <w:t>refresh steps</w:t>
      </w:r>
      <w:r w:rsidRPr="78587983" w:rsidR="031785B4">
        <w:rPr>
          <w:rFonts w:asciiTheme="majorHAnsi" w:hAnsiTheme="majorHAnsi" w:eastAsiaTheme="majorEastAsia" w:cstheme="majorBidi"/>
          <w:color w:val="000000" w:themeColor="text1"/>
          <w:sz w:val="22"/>
          <w:szCs w:val="22"/>
        </w:rPr>
        <w:t xml:space="preserve"> </w:t>
      </w:r>
      <w:r w:rsidRPr="78587983">
        <w:rPr>
          <w:rFonts w:asciiTheme="majorHAnsi" w:hAnsiTheme="majorHAnsi" w:eastAsiaTheme="majorEastAsia" w:cstheme="majorBidi"/>
          <w:color w:val="000000" w:themeColor="text1"/>
          <w:sz w:val="22"/>
          <w:szCs w:val="22"/>
        </w:rPr>
        <w:t>to ensure the application is fully functional</w:t>
      </w:r>
      <w:r w:rsidRPr="78587983" w:rsidR="21C4084B">
        <w:rPr>
          <w:rFonts w:asciiTheme="majorHAnsi" w:hAnsiTheme="majorHAnsi" w:eastAsiaTheme="majorEastAsia" w:cstheme="majorBidi"/>
          <w:color w:val="000000" w:themeColor="text1"/>
          <w:sz w:val="22"/>
          <w:szCs w:val="22"/>
        </w:rPr>
        <w:t>.</w:t>
      </w:r>
    </w:p>
    <w:p w:rsidR="56647287" w:rsidP="6C004676" w:rsidRDefault="56647287" w14:paraId="06D1670E" w14:textId="0B14894E">
      <w:pPr>
        <w:ind w:firstLine="720"/>
        <w:rPr>
          <w:rFonts w:asciiTheme="majorHAnsi" w:hAnsiTheme="majorHAnsi" w:eastAsiaTheme="majorEastAsia" w:cstheme="majorBidi"/>
          <w:color w:val="000000" w:themeColor="text1"/>
        </w:rPr>
      </w:pPr>
    </w:p>
    <w:p w:rsidR="56647287" w:rsidP="6C004676" w:rsidRDefault="63629805" w14:paraId="5D964A50" w14:textId="08886339">
      <w:pPr>
        <w:pStyle w:val="Response"/>
        <w:rPr>
          <w:rFonts w:eastAsia="Arial"/>
        </w:rPr>
      </w:pPr>
      <w:r>
        <w:t xml:space="preserve">Response: </w:t>
      </w:r>
      <w:r>
        <w:rPr>
          <w:color w:val="FF0000"/>
        </w:rPr>
        <w:t>TBD</w:t>
      </w:r>
      <w:r>
        <w:t xml:space="preserve"> — Sandbox refresh schedule and procedures to be defined. NPSP configuration (Custom Settings, Custom Metadata) should be validated post-refresh. CumulusCI provides scratch org and sandbox setup automation.</w:t>
      </w:r>
    </w:p>
    <w:p w:rsidR="56647287" w:rsidP="6C004676" w:rsidRDefault="56647287" w14:paraId="40D8BECA" w14:textId="76352045">
      <w:pPr>
        <w:rPr>
          <w:rFonts w:eastAsia="Arial" w:asciiTheme="majorHAnsi" w:hAnsiTheme="majorHAnsi" w:cstheme="majorBidi"/>
          <w:b/>
          <w:bCs/>
          <w:color w:val="4F81BD" w:themeColor="accent1"/>
          <w:sz w:val="22"/>
          <w:szCs w:val="22"/>
        </w:rPr>
      </w:pPr>
    </w:p>
    <w:p w:rsidR="56647287" w:rsidP="6C004676" w:rsidRDefault="63629805" w14:paraId="2FCE497B" w14:textId="2E138303">
      <w:pPr>
        <w:rPr>
          <w:rFonts w:asciiTheme="majorHAnsi" w:hAnsiTheme="majorHAnsi" w:eastAsiaTheme="majorEastAsia" w:cstheme="majorBidi"/>
          <w:color w:val="943634" w:themeColor="accent2" w:themeShade="BF"/>
          <w:sz w:val="22"/>
          <w:szCs w:val="22"/>
        </w:rPr>
      </w:pPr>
      <w:r w:rsidRPr="6C004676">
        <w:rPr>
          <w:rFonts w:asciiTheme="majorHAnsi" w:hAnsiTheme="majorHAnsi" w:eastAsiaTheme="majorEastAsia" w:cstheme="majorBidi"/>
          <w:color w:val="943634" w:themeColor="accent2" w:themeShade="BF"/>
          <w:sz w:val="22"/>
          <w:szCs w:val="22"/>
        </w:rPr>
        <w:t>&lt;</w:t>
      </w:r>
      <w:r w:rsidRPr="6C004676" w:rsidR="6E9741C5">
        <w:rPr>
          <w:rFonts w:asciiTheme="majorHAnsi" w:hAnsiTheme="majorHAnsi" w:eastAsiaTheme="majorEastAsia" w:cstheme="majorBidi"/>
          <w:color w:val="943634" w:themeColor="accent2" w:themeShade="BF"/>
          <w:sz w:val="22"/>
          <w:szCs w:val="22"/>
        </w:rPr>
        <w:t>Sandbox post refresh instructions and scripts will be tested in non-production environments.</w:t>
      </w:r>
      <w:r w:rsidRPr="6C004676" w:rsidR="4C4626FB">
        <w:rPr>
          <w:rFonts w:asciiTheme="majorHAnsi" w:hAnsiTheme="majorHAnsi" w:eastAsiaTheme="majorEastAsia" w:cstheme="majorBidi"/>
          <w:color w:val="943634" w:themeColor="accent2" w:themeShade="BF"/>
          <w:sz w:val="22"/>
          <w:szCs w:val="22"/>
        </w:rPr>
        <w:t xml:space="preserve"> Documentation will be provided for the complete application setup in sandboxes post refresh.</w:t>
      </w:r>
      <w:r w:rsidRPr="6C004676">
        <w:rPr>
          <w:rFonts w:asciiTheme="majorHAnsi" w:hAnsiTheme="majorHAnsi" w:eastAsiaTheme="majorEastAsia" w:cstheme="majorBidi"/>
          <w:color w:val="943634" w:themeColor="accent2" w:themeShade="BF"/>
          <w:sz w:val="22"/>
          <w:szCs w:val="22"/>
        </w:rPr>
        <w:t>&gt;</w:t>
      </w:r>
    </w:p>
    <w:p w:rsidR="56647287" w:rsidP="6C004676" w:rsidRDefault="56647287" w14:paraId="76BB6B66" w14:textId="536B2EEC">
      <w:pPr>
        <w:ind w:firstLine="720"/>
        <w:rPr>
          <w:rFonts w:asciiTheme="majorHAnsi" w:hAnsiTheme="majorHAnsi" w:eastAsiaTheme="majorEastAsia" w:cstheme="majorBidi"/>
          <w:color w:val="000000" w:themeColor="text1"/>
          <w:sz w:val="22"/>
          <w:szCs w:val="22"/>
        </w:rPr>
      </w:pPr>
    </w:p>
    <w:p w:rsidR="56647287" w:rsidP="6C004676" w:rsidRDefault="7027C446" w14:paraId="575C3ED6" w14:textId="714CEB8A">
      <w:pPr>
        <w:ind w:firstLine="720"/>
        <w:rPr>
          <w:rFonts w:asciiTheme="majorHAnsi" w:hAnsiTheme="majorHAnsi" w:eastAsiaTheme="majorEastAsia" w:cstheme="majorBidi"/>
          <w:color w:val="000000" w:themeColor="text1"/>
          <w:sz w:val="22"/>
          <w:szCs w:val="22"/>
        </w:rPr>
      </w:pPr>
      <w:r w:rsidRPr="6C004676">
        <w:rPr>
          <w:rFonts w:asciiTheme="majorHAnsi" w:hAnsiTheme="majorHAnsi" w:eastAsiaTheme="majorEastAsia" w:cstheme="majorBidi"/>
          <w:color w:val="000000" w:themeColor="text1"/>
          <w:sz w:val="22"/>
          <w:szCs w:val="22"/>
        </w:rPr>
        <w:t>Reference</w:t>
      </w:r>
      <w:r w:rsidRPr="6C004676" w:rsidR="772B7A38">
        <w:rPr>
          <w:rFonts w:asciiTheme="majorHAnsi" w:hAnsiTheme="majorHAnsi" w:eastAsiaTheme="majorEastAsia" w:cstheme="majorBidi"/>
          <w:color w:val="000000" w:themeColor="text1"/>
          <w:sz w:val="22"/>
          <w:szCs w:val="22"/>
        </w:rPr>
        <w:t>s</w:t>
      </w:r>
      <w:r w:rsidRPr="6C004676">
        <w:rPr>
          <w:rFonts w:asciiTheme="majorHAnsi" w:hAnsiTheme="majorHAnsi" w:eastAsiaTheme="majorEastAsia" w:cstheme="majorBidi"/>
          <w:color w:val="000000" w:themeColor="text1"/>
          <w:sz w:val="22"/>
          <w:szCs w:val="22"/>
        </w:rPr>
        <w:t>:</w:t>
      </w:r>
    </w:p>
    <w:p w:rsidR="56647287" w:rsidP="6C004676" w:rsidRDefault="04C3601F" w14:paraId="439923BF" w14:textId="42A4C667">
      <w:pPr>
        <w:pStyle w:val="ListParagraph"/>
        <w:numPr>
          <w:ilvl w:val="0"/>
          <w:numId w:val="4"/>
        </w:numPr>
        <w:rPr>
          <w:rFonts w:asciiTheme="majorHAnsi" w:hAnsiTheme="majorHAnsi" w:eastAsiaTheme="majorEastAsia" w:cstheme="majorBidi"/>
          <w:color w:val="000000" w:themeColor="text1"/>
          <w:sz w:val="22"/>
          <w:szCs w:val="22"/>
        </w:rPr>
      </w:pPr>
      <w:hyperlink r:id="rId77">
        <w:r w:rsidRPr="6C004676">
          <w:rPr>
            <w:rStyle w:val="Hyperlink"/>
            <w:rFonts w:asciiTheme="majorHAnsi" w:hAnsiTheme="majorHAnsi" w:eastAsiaTheme="majorEastAsia" w:cstheme="majorBidi"/>
            <w:sz w:val="22"/>
            <w:szCs w:val="22"/>
          </w:rPr>
          <w:t>DTC Release Managemen</w:t>
        </w:r>
      </w:hyperlink>
      <w:r w:rsidRPr="6C004676">
        <w:rPr>
          <w:rFonts w:asciiTheme="majorHAnsi" w:hAnsiTheme="majorHAnsi" w:eastAsiaTheme="majorEastAsia" w:cstheme="majorBidi"/>
          <w:color w:val="000000" w:themeColor="text1"/>
          <w:sz w:val="22"/>
          <w:szCs w:val="22"/>
        </w:rPr>
        <w:t>t</w:t>
      </w:r>
    </w:p>
    <w:p w:rsidR="56647287" w:rsidP="6C004676" w:rsidRDefault="7027C446" w14:paraId="3AA373FF" w14:textId="6B713A00">
      <w:pPr>
        <w:pStyle w:val="ListParagraph"/>
        <w:numPr>
          <w:ilvl w:val="0"/>
          <w:numId w:val="4"/>
        </w:numPr>
        <w:rPr>
          <w:rFonts w:asciiTheme="majorHAnsi" w:hAnsiTheme="majorHAnsi" w:eastAsiaTheme="majorEastAsia" w:cstheme="majorBidi"/>
          <w:color w:val="000000" w:themeColor="text1"/>
          <w:sz w:val="22"/>
          <w:szCs w:val="22"/>
        </w:rPr>
      </w:pPr>
      <w:r w:rsidRPr="6C004676">
        <w:rPr>
          <w:rFonts w:asciiTheme="majorHAnsi" w:hAnsiTheme="majorHAnsi" w:eastAsiaTheme="majorEastAsia" w:cstheme="majorBidi"/>
          <w:color w:val="000000" w:themeColor="text1"/>
          <w:sz w:val="22"/>
          <w:szCs w:val="22"/>
        </w:rPr>
        <w:t xml:space="preserve">See </w:t>
      </w:r>
      <w:hyperlink r:id="rId78">
        <w:r w:rsidRPr="6C004676">
          <w:rPr>
            <w:rStyle w:val="Hyperlink"/>
            <w:rFonts w:asciiTheme="majorHAnsi" w:hAnsiTheme="majorHAnsi" w:eastAsiaTheme="majorEastAsia" w:cstheme="majorBidi"/>
            <w:sz w:val="22"/>
            <w:szCs w:val="22"/>
          </w:rPr>
          <w:t>Sandbox Refresh Steps</w:t>
        </w:r>
      </w:hyperlink>
      <w:r w:rsidRPr="6C004676">
        <w:rPr>
          <w:rFonts w:asciiTheme="majorHAnsi" w:hAnsiTheme="majorHAnsi" w:eastAsiaTheme="majorEastAsia" w:cstheme="majorBidi"/>
          <w:color w:val="000000" w:themeColor="text1"/>
          <w:sz w:val="22"/>
          <w:szCs w:val="22"/>
        </w:rPr>
        <w:t xml:space="preserve"> for examples of existing procedures and scripts.</w:t>
      </w:r>
    </w:p>
    <w:p w:rsidR="56647287" w:rsidP="6C004676" w:rsidRDefault="56647287" w14:paraId="00A8A6BD" w14:textId="6DC77234">
      <w:pPr>
        <w:ind w:firstLine="720"/>
        <w:rPr>
          <w:rFonts w:asciiTheme="majorHAnsi" w:hAnsiTheme="majorHAnsi" w:eastAsiaTheme="majorEastAsia" w:cstheme="majorBidi"/>
          <w:color w:val="000000" w:themeColor="text1"/>
        </w:rPr>
      </w:pPr>
    </w:p>
    <w:p w:rsidR="56647287" w:rsidP="6C004676" w:rsidRDefault="56647287" w14:paraId="2E704C49" w14:textId="0FC94E32"/>
    <w:p w:rsidR="56647287" w:rsidP="6C004676" w:rsidRDefault="6A7866F1" w14:paraId="5658FB98" w14:textId="21A0283C">
      <w:r>
        <w:t xml:space="preserve"> </w:t>
      </w:r>
    </w:p>
    <w:p w:rsidR="5512A1F3" w:rsidRDefault="5512A1F3" w14:paraId="4FA90C50" w14:textId="1F55F26F">
      <w:r>
        <w:br w:type="page"/>
      </w:r>
      <w:bookmarkStart w:name="_Toc197708081" w:id="90"/>
      <w:bookmarkStart w:name="_Toc197926880" w:id="91"/>
    </w:p>
    <w:p w:rsidRPr="007B7DDE" w:rsidR="002A6081" w:rsidP="00912DBE" w:rsidRDefault="142C3BF1" w14:paraId="5C6BCCFA" w14:textId="57034CA2">
      <w:pPr>
        <w:pStyle w:val="Heading1"/>
      </w:pPr>
      <w:bookmarkStart w:name="_Toc20472496" w:id="92"/>
      <w:r>
        <w:lastRenderedPageBreak/>
        <w:t xml:space="preserve">Section </w:t>
      </w:r>
      <w:r w:rsidR="4BFD1D77">
        <w:t>5</w:t>
      </w:r>
      <w:r w:rsidR="3FEE676F">
        <w:t>:</w:t>
      </w:r>
      <w:r w:rsidR="2362774B">
        <w:t xml:space="preserve"> Tech</w:t>
      </w:r>
      <w:r w:rsidR="2DBCA707">
        <w:t>n</w:t>
      </w:r>
      <w:r w:rsidR="414D2E72">
        <w:t>ical</w:t>
      </w:r>
      <w:r w:rsidR="31332C34">
        <w:t xml:space="preserve"> Review Notes &amp; Action Items</w:t>
      </w:r>
      <w:r w:rsidR="11D30AD6">
        <w:t xml:space="preserve"> (Filled out by DTC)</w:t>
      </w:r>
      <w:bookmarkEnd w:id="90"/>
      <w:bookmarkEnd w:id="91"/>
      <w:bookmarkEnd w:id="92"/>
      <w:r w:rsidRPr="6C004676" w:rsidR="11D30AD6">
        <w:rPr>
          <w:color w:val="4F81BD" w:themeColor="accent1"/>
        </w:rPr>
        <w:t xml:space="preserve"> </w:t>
      </w:r>
    </w:p>
    <w:p w:rsidRPr="00912DBE" w:rsidR="002A6081" w:rsidP="00912DBE" w:rsidRDefault="5DB88431" w14:paraId="2EA3835D" w14:textId="5441ACC6">
      <w:pPr>
        <w:pStyle w:val="Heading2"/>
      </w:pPr>
      <w:bookmarkStart w:name="_Toc197708082" w:id="93"/>
      <w:bookmarkStart w:name="_Toc197940056" w:id="94"/>
      <w:bookmarkStart w:name="_Toc1834707875" w:id="95"/>
      <w:r>
        <w:t>5</w:t>
      </w:r>
      <w:r w:rsidR="31332C34">
        <w:t>.1</w:t>
      </w:r>
      <w:r w:rsidR="57FFF35E">
        <w:t xml:space="preserve"> </w:t>
      </w:r>
      <w:r w:rsidR="7387D64F">
        <w:t>N</w:t>
      </w:r>
      <w:r w:rsidR="31332C34">
        <w:t>otes and action items captured during Technical Review calls.</w:t>
      </w:r>
      <w:bookmarkEnd w:id="93"/>
      <w:bookmarkEnd w:id="94"/>
      <w:bookmarkEnd w:id="95"/>
    </w:p>
    <w:p w:rsidRPr="006C61A5" w:rsidR="006C61A5" w:rsidP="006C61A5" w:rsidRDefault="006C61A5" w14:paraId="7490FEEE" w14:textId="77777777">
      <w:pPr>
        <w:rPr>
          <w:rFonts w:eastAsiaTheme="majorEastAsia"/>
        </w:rPr>
      </w:pPr>
    </w:p>
    <w:tbl>
      <w:tblPr>
        <w:tblW w:w="10882"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100" w:type="dxa"/>
          <w:left w:w="100" w:type="dxa"/>
          <w:bottom w:w="100" w:type="dxa"/>
          <w:right w:w="100" w:type="dxa"/>
        </w:tblCellMar>
        <w:tblLook w:val="0600" w:firstRow="0" w:lastRow="0" w:firstColumn="0" w:lastColumn="0" w:noHBand="1" w:noVBand="1"/>
      </w:tblPr>
      <w:tblGrid>
        <w:gridCol w:w="7695"/>
        <w:gridCol w:w="3187"/>
      </w:tblGrid>
      <w:tr w:rsidRPr="00062BFF" w:rsidR="0031460C" w:rsidTr="5512A1F3" w14:paraId="7FCBF76F" w14:textId="54173F99">
        <w:tc>
          <w:tcPr>
            <w:tcW w:w="10882" w:type="dxa"/>
            <w:gridSpan w:val="2"/>
            <w:shd w:val="clear" w:color="auto" w:fill="C9DAF8"/>
            <w:tcMar>
              <w:top w:w="100" w:type="dxa"/>
              <w:left w:w="100" w:type="dxa"/>
              <w:bottom w:w="100" w:type="dxa"/>
              <w:right w:w="100" w:type="dxa"/>
            </w:tcMar>
          </w:tcPr>
          <w:p w:rsidRPr="00DF26E9" w:rsidR="0031460C" w:rsidP="05F4DCA2" w:rsidRDefault="72636F1F" w14:paraId="1AEFA9E6" w14:textId="284CB3C5">
            <w:pPr>
              <w:pStyle w:val="paragraph"/>
              <w:widowControl w:val="0"/>
              <w:pBdr>
                <w:top w:val="nil"/>
                <w:left w:val="nil"/>
                <w:bottom w:val="nil"/>
                <w:right w:val="nil"/>
                <w:between w:val="nil"/>
              </w:pBdr>
              <w:spacing w:before="0" w:beforeAutospacing="0" w:after="0" w:afterAutospacing="0"/>
              <w:jc w:val="center"/>
              <w:rPr>
                <w:rFonts w:asciiTheme="majorHAnsi" w:hAnsiTheme="majorHAnsi" w:eastAsiaTheme="majorEastAsia" w:cstheme="majorBidi"/>
                <w:b/>
                <w:bCs/>
              </w:rPr>
            </w:pPr>
            <w:r w:rsidRPr="05F4DCA2">
              <w:rPr>
                <w:rStyle w:val="normaltextrun"/>
                <w:rFonts w:ascii="Calibri" w:hAnsi="Calibri" w:cs="Calibri"/>
                <w:b/>
                <w:bCs/>
              </w:rPr>
              <w:t>Notes</w:t>
            </w:r>
          </w:p>
        </w:tc>
      </w:tr>
      <w:tr w:rsidRPr="00062BFF" w:rsidR="0031460C" w:rsidTr="5512A1F3" w14:paraId="0E76EC8E" w14:textId="09EDBE72">
        <w:tc>
          <w:tcPr>
            <w:tcW w:w="10882" w:type="dxa"/>
            <w:gridSpan w:val="2"/>
            <w:tcMar>
              <w:top w:w="100" w:type="dxa"/>
              <w:left w:w="100" w:type="dxa"/>
              <w:bottom w:w="100" w:type="dxa"/>
              <w:right w:w="100" w:type="dxa"/>
            </w:tcMar>
          </w:tcPr>
          <w:p w:rsidRPr="00062BFF" w:rsidR="0031460C" w:rsidP="6F025F77" w:rsidRDefault="0031460C" w14:paraId="00AFC108" w14:textId="77777777">
            <w:pPr>
              <w:widowControl w:val="0"/>
              <w:pBdr>
                <w:top w:val="nil"/>
                <w:left w:val="nil"/>
                <w:bottom w:val="nil"/>
                <w:right w:val="nil"/>
                <w:between w:val="nil"/>
              </w:pBdr>
            </w:pPr>
          </w:p>
        </w:tc>
      </w:tr>
      <w:tr w:rsidRPr="00062BFF" w:rsidR="007C7F67" w:rsidTr="5512A1F3" w14:paraId="3DB4CD71" w14:textId="07047C16">
        <w:tc>
          <w:tcPr>
            <w:tcW w:w="7695" w:type="dxa"/>
            <w:shd w:val="clear" w:color="auto" w:fill="C9DAF8"/>
            <w:tcMar>
              <w:top w:w="100" w:type="dxa"/>
              <w:left w:w="100" w:type="dxa"/>
              <w:bottom w:w="100" w:type="dxa"/>
              <w:right w:w="100" w:type="dxa"/>
            </w:tcMar>
          </w:tcPr>
          <w:p w:rsidRPr="00DF26E9" w:rsidR="007C7F67" w:rsidP="05F4DCA2" w:rsidRDefault="2372AB6E" w14:paraId="035DB9FD" w14:textId="377F17FF">
            <w:pPr>
              <w:pStyle w:val="paragraph"/>
              <w:widowControl w:val="0"/>
              <w:pBdr>
                <w:top w:val="nil"/>
                <w:left w:val="nil"/>
                <w:bottom w:val="nil"/>
                <w:right w:val="nil"/>
                <w:between w:val="nil"/>
              </w:pBdr>
              <w:spacing w:before="0" w:beforeAutospacing="0" w:after="0" w:afterAutospacing="0"/>
              <w:jc w:val="center"/>
              <w:rPr>
                <w:b/>
                <w:bCs/>
              </w:rPr>
            </w:pPr>
            <w:r w:rsidRPr="05F4DCA2">
              <w:rPr>
                <w:rStyle w:val="normaltextrun"/>
                <w:rFonts w:ascii="Calibri" w:hAnsi="Calibri" w:cs="Calibri"/>
                <w:b/>
                <w:bCs/>
                <w:sz w:val="22"/>
              </w:rPr>
              <w:t>Action Items</w:t>
            </w:r>
          </w:p>
        </w:tc>
        <w:tc>
          <w:tcPr>
            <w:tcW w:w="3187" w:type="dxa"/>
            <w:shd w:val="clear" w:color="auto" w:fill="C9DAF8"/>
          </w:tcPr>
          <w:p w:rsidRPr="00DF26E9" w:rsidR="007C7F67" w:rsidP="00DF26E9" w:rsidRDefault="00370715" w14:paraId="5218FBA8" w14:textId="25069260">
            <w:pPr>
              <w:pStyle w:val="paragraph"/>
              <w:widowControl w:val="0"/>
              <w:pBdr>
                <w:top w:val="nil"/>
                <w:left w:val="nil"/>
                <w:bottom w:val="nil"/>
                <w:right w:val="nil"/>
                <w:between w:val="nil"/>
              </w:pBdr>
              <w:spacing w:before="0" w:beforeAutospacing="0" w:after="0" w:afterAutospacing="0"/>
              <w:jc w:val="center"/>
              <w:rPr>
                <w:rFonts w:asciiTheme="majorHAnsi" w:hAnsiTheme="majorHAnsi" w:eastAsiaTheme="majorEastAsia" w:cstheme="majorBidi"/>
                <w:b/>
                <w:bCs/>
              </w:rPr>
            </w:pPr>
            <w:r w:rsidRPr="00DF26E9">
              <w:rPr>
                <w:rStyle w:val="normaltextrun"/>
                <w:rFonts w:ascii="Calibri" w:hAnsi="Calibri" w:cs="Calibri"/>
                <w:b/>
                <w:bCs/>
                <w:sz w:val="22"/>
              </w:rPr>
              <w:t>Completed by</w:t>
            </w:r>
          </w:p>
        </w:tc>
      </w:tr>
      <w:tr w:rsidRPr="00062BFF" w:rsidR="007C7F67" w:rsidTr="5512A1F3" w14:paraId="40D686D2" w14:textId="5DA21A29">
        <w:tc>
          <w:tcPr>
            <w:tcW w:w="7695" w:type="dxa"/>
            <w:tcMar>
              <w:top w:w="100" w:type="dxa"/>
              <w:left w:w="100" w:type="dxa"/>
              <w:bottom w:w="100" w:type="dxa"/>
              <w:right w:w="100" w:type="dxa"/>
            </w:tcMar>
          </w:tcPr>
          <w:p w:rsidRPr="00062BFF" w:rsidR="007C7F67" w:rsidP="5512A1F3" w:rsidRDefault="007C7F67" w14:paraId="5C3A3A2C" w14:textId="1E8F926E">
            <w:pPr>
              <w:widowControl w:val="0"/>
              <w:pBdr>
                <w:top w:val="nil"/>
                <w:left w:val="nil"/>
                <w:bottom w:val="nil"/>
                <w:right w:val="nil"/>
                <w:between w:val="nil"/>
              </w:pBdr>
              <w:rPr>
                <w:rFonts w:asciiTheme="majorHAnsi" w:hAnsiTheme="majorHAnsi" w:eastAsiaTheme="majorEastAsia" w:cstheme="majorBidi"/>
              </w:rPr>
            </w:pPr>
          </w:p>
        </w:tc>
        <w:tc>
          <w:tcPr>
            <w:tcW w:w="3187" w:type="dxa"/>
          </w:tcPr>
          <w:p w:rsidRPr="00062BFF" w:rsidR="007C7F67" w:rsidP="6F025F77" w:rsidRDefault="007C7F67" w14:paraId="2ED270CF" w14:textId="77777777">
            <w:pPr>
              <w:widowControl w:val="0"/>
              <w:pBdr>
                <w:top w:val="nil"/>
                <w:left w:val="nil"/>
                <w:bottom w:val="nil"/>
                <w:right w:val="nil"/>
                <w:between w:val="nil"/>
              </w:pBdr>
            </w:pPr>
          </w:p>
        </w:tc>
      </w:tr>
      <w:tr w:rsidRPr="00062BFF" w:rsidR="007C7F67" w:rsidTr="5512A1F3" w14:paraId="5202602B" w14:textId="669C9F79">
        <w:tc>
          <w:tcPr>
            <w:tcW w:w="7695" w:type="dxa"/>
            <w:tcMar>
              <w:top w:w="100" w:type="dxa"/>
              <w:left w:w="100" w:type="dxa"/>
              <w:bottom w:w="100" w:type="dxa"/>
              <w:right w:w="100" w:type="dxa"/>
            </w:tcMar>
          </w:tcPr>
          <w:p w:rsidRPr="00062BFF" w:rsidR="007C7F67" w:rsidP="5512A1F3" w:rsidRDefault="007C7F67" w14:paraId="00FF0228" w14:textId="633519B3">
            <w:pPr>
              <w:widowControl w:val="0"/>
              <w:pBdr>
                <w:top w:val="nil"/>
                <w:left w:val="nil"/>
                <w:bottom w:val="nil"/>
                <w:right w:val="nil"/>
                <w:between w:val="nil"/>
              </w:pBdr>
              <w:rPr>
                <w:rFonts w:asciiTheme="majorHAnsi" w:hAnsiTheme="majorHAnsi" w:eastAsiaTheme="majorEastAsia" w:cstheme="majorBidi"/>
              </w:rPr>
            </w:pPr>
          </w:p>
        </w:tc>
        <w:tc>
          <w:tcPr>
            <w:tcW w:w="3187" w:type="dxa"/>
          </w:tcPr>
          <w:p w:rsidRPr="00062BFF" w:rsidR="007C7F67" w:rsidP="6F025F77" w:rsidRDefault="007C7F67" w14:paraId="219ED38E" w14:textId="77777777">
            <w:pPr>
              <w:widowControl w:val="0"/>
              <w:pBdr>
                <w:top w:val="nil"/>
                <w:left w:val="nil"/>
                <w:bottom w:val="nil"/>
                <w:right w:val="nil"/>
                <w:between w:val="nil"/>
              </w:pBdr>
            </w:pPr>
          </w:p>
        </w:tc>
      </w:tr>
    </w:tbl>
    <w:p w:rsidR="05F4DCA2" w:rsidP="05F4DCA2" w:rsidRDefault="05F4DCA2" w14:paraId="3FF72FC1" w14:textId="7A52F40C">
      <w:bookmarkStart w:name="_wrbgqe1ai1s0" w:id="96"/>
      <w:bookmarkStart w:name="_Toc197708083" w:id="97"/>
      <w:bookmarkEnd w:id="96"/>
    </w:p>
    <w:p w:rsidRPr="00912DBE" w:rsidR="002A6081" w:rsidP="00912DBE" w:rsidRDefault="732BBEE1" w14:paraId="7475BE2F" w14:textId="60665FC5">
      <w:pPr>
        <w:pStyle w:val="Heading2"/>
      </w:pPr>
      <w:bookmarkStart w:name="_Toc197940057" w:id="98"/>
      <w:bookmarkStart w:name="_Toc1515071258" w:id="99"/>
      <w:r>
        <w:t>5</w:t>
      </w:r>
      <w:r w:rsidR="31332C34">
        <w:t>.2</w:t>
      </w:r>
      <w:r w:rsidR="57FFF35E">
        <w:t xml:space="preserve"> </w:t>
      </w:r>
      <w:r w:rsidR="1DFEF7A0">
        <w:t>DTC notes</w:t>
      </w:r>
      <w:r w:rsidR="31332C34">
        <w:t xml:space="preserve"> and action items captured during </w:t>
      </w:r>
      <w:r w:rsidR="621E4E23">
        <w:t>Architecture</w:t>
      </w:r>
      <w:r w:rsidR="31332C34">
        <w:t xml:space="preserve"> Review</w:t>
      </w:r>
      <w:r w:rsidR="621E4E23">
        <w:t>s</w:t>
      </w:r>
      <w:r w:rsidR="31332C34">
        <w:t>.</w:t>
      </w:r>
      <w:bookmarkEnd w:id="97"/>
      <w:bookmarkEnd w:id="98"/>
      <w:bookmarkEnd w:id="99"/>
    </w:p>
    <w:p w:rsidRPr="006C61A5" w:rsidR="006C61A5" w:rsidP="006C61A5" w:rsidRDefault="006C61A5" w14:paraId="47AA044C" w14:textId="77777777">
      <w:pPr>
        <w:rPr>
          <w:rFonts w:eastAsiaTheme="majorEastAsia"/>
        </w:rPr>
      </w:pPr>
    </w:p>
    <w:tbl>
      <w:tblPr>
        <w:tblW w:w="10882"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100" w:type="dxa"/>
          <w:left w:w="100" w:type="dxa"/>
          <w:bottom w:w="100" w:type="dxa"/>
          <w:right w:w="100" w:type="dxa"/>
        </w:tblCellMar>
        <w:tblLook w:val="0600" w:firstRow="0" w:lastRow="0" w:firstColumn="0" w:lastColumn="0" w:noHBand="1" w:noVBand="1"/>
      </w:tblPr>
      <w:tblGrid>
        <w:gridCol w:w="7665"/>
        <w:gridCol w:w="3217"/>
      </w:tblGrid>
      <w:tr w:rsidRPr="00062BFF" w:rsidR="00370715" w:rsidTr="182DFCA2" w14:paraId="2D94DB4B" w14:textId="77777777">
        <w:tc>
          <w:tcPr>
            <w:tcW w:w="10882" w:type="dxa"/>
            <w:gridSpan w:val="2"/>
            <w:shd w:val="clear" w:color="auto" w:fill="C9DAF8"/>
            <w:tcMar>
              <w:top w:w="100" w:type="dxa"/>
              <w:left w:w="100" w:type="dxa"/>
              <w:bottom w:w="100" w:type="dxa"/>
              <w:right w:w="100" w:type="dxa"/>
            </w:tcMar>
          </w:tcPr>
          <w:p w:rsidRPr="00062BFF" w:rsidR="00370715" w:rsidP="00DF26E9" w:rsidRDefault="00370715" w14:paraId="17D3A605" w14:textId="19C70152">
            <w:pPr>
              <w:pStyle w:val="paragraph"/>
              <w:widowControl w:val="0"/>
              <w:pBdr>
                <w:top w:val="nil"/>
                <w:left w:val="nil"/>
                <w:bottom w:val="nil"/>
                <w:right w:val="nil"/>
                <w:between w:val="nil"/>
              </w:pBdr>
              <w:spacing w:before="0" w:beforeAutospacing="0" w:after="0" w:afterAutospacing="0"/>
              <w:jc w:val="center"/>
              <w:rPr>
                <w:rFonts w:asciiTheme="majorHAnsi" w:hAnsiTheme="majorHAnsi" w:eastAsiaTheme="majorEastAsia" w:cstheme="majorBidi"/>
              </w:rPr>
            </w:pPr>
            <w:r w:rsidRPr="00DF26E9">
              <w:rPr>
                <w:rStyle w:val="normaltextrun"/>
                <w:rFonts w:ascii="Calibri" w:hAnsi="Calibri" w:cs="Calibri"/>
                <w:b/>
              </w:rPr>
              <w:t>DTC Notes</w:t>
            </w:r>
          </w:p>
        </w:tc>
      </w:tr>
      <w:tr w:rsidRPr="00062BFF" w:rsidR="00370715" w:rsidTr="182DFCA2" w14:paraId="19BB37D3" w14:textId="77777777">
        <w:tc>
          <w:tcPr>
            <w:tcW w:w="10882" w:type="dxa"/>
            <w:gridSpan w:val="2"/>
            <w:tcMar>
              <w:top w:w="100" w:type="dxa"/>
              <w:left w:w="100" w:type="dxa"/>
              <w:bottom w:w="100" w:type="dxa"/>
              <w:right w:w="100" w:type="dxa"/>
            </w:tcMar>
          </w:tcPr>
          <w:p w:rsidRPr="00062BFF" w:rsidR="00370715" w:rsidP="009F4AE4" w:rsidRDefault="00370715" w14:paraId="42AD9F0B" w14:textId="77777777">
            <w:pPr>
              <w:widowControl w:val="0"/>
              <w:pBdr>
                <w:top w:val="nil"/>
                <w:left w:val="nil"/>
                <w:bottom w:val="nil"/>
                <w:right w:val="nil"/>
                <w:between w:val="nil"/>
              </w:pBdr>
            </w:pPr>
          </w:p>
        </w:tc>
      </w:tr>
      <w:tr w:rsidRPr="00062BFF" w:rsidR="00370715" w:rsidTr="182DFCA2" w14:paraId="5C9CABF9" w14:textId="77777777">
        <w:tc>
          <w:tcPr>
            <w:tcW w:w="7665" w:type="dxa"/>
            <w:shd w:val="clear" w:color="auto" w:fill="C9DAF8"/>
            <w:tcMar>
              <w:top w:w="100" w:type="dxa"/>
              <w:left w:w="100" w:type="dxa"/>
              <w:bottom w:w="100" w:type="dxa"/>
              <w:right w:w="100" w:type="dxa"/>
            </w:tcMar>
          </w:tcPr>
          <w:p w:rsidRPr="00062BFF" w:rsidR="00370715" w:rsidP="00DF26E9" w:rsidRDefault="00370715" w14:paraId="3E59506D" w14:textId="6B05FD33">
            <w:pPr>
              <w:pStyle w:val="paragraph"/>
              <w:widowControl w:val="0"/>
              <w:pBdr>
                <w:top w:val="nil"/>
                <w:left w:val="nil"/>
                <w:bottom w:val="nil"/>
                <w:right w:val="nil"/>
                <w:between w:val="nil"/>
              </w:pBdr>
              <w:spacing w:before="0" w:beforeAutospacing="0" w:after="0" w:afterAutospacing="0"/>
              <w:jc w:val="center"/>
            </w:pPr>
            <w:r w:rsidRPr="00DF26E9">
              <w:rPr>
                <w:rStyle w:val="normaltextrun"/>
                <w:rFonts w:ascii="Calibri" w:hAnsi="Calibri" w:cs="Calibri"/>
                <w:b/>
                <w:sz w:val="22"/>
              </w:rPr>
              <w:t>DTC Action Items</w:t>
            </w:r>
          </w:p>
        </w:tc>
        <w:tc>
          <w:tcPr>
            <w:tcW w:w="3217" w:type="dxa"/>
            <w:shd w:val="clear" w:color="auto" w:fill="C9DAF8"/>
          </w:tcPr>
          <w:p w:rsidRPr="00062BFF" w:rsidR="00370715" w:rsidP="00DF26E9" w:rsidRDefault="00370715" w14:paraId="036F36F9" w14:textId="77777777">
            <w:pPr>
              <w:pStyle w:val="paragraph"/>
              <w:widowControl w:val="0"/>
              <w:pBdr>
                <w:top w:val="nil"/>
                <w:left w:val="nil"/>
                <w:bottom w:val="nil"/>
                <w:right w:val="nil"/>
                <w:between w:val="nil"/>
              </w:pBdr>
              <w:spacing w:before="0" w:beforeAutospacing="0" w:after="0" w:afterAutospacing="0"/>
              <w:jc w:val="center"/>
            </w:pPr>
            <w:r w:rsidRPr="00DF26E9">
              <w:rPr>
                <w:rStyle w:val="normaltextrun"/>
                <w:rFonts w:ascii="Calibri" w:hAnsi="Calibri" w:cs="Calibri"/>
                <w:b/>
                <w:sz w:val="22"/>
              </w:rPr>
              <w:t>Completed by</w:t>
            </w:r>
          </w:p>
        </w:tc>
      </w:tr>
      <w:tr w:rsidRPr="00062BFF" w:rsidR="00370715" w:rsidTr="182DFCA2" w14:paraId="69AE1870" w14:textId="77777777">
        <w:trPr>
          <w:trHeight w:val="495"/>
        </w:trPr>
        <w:tc>
          <w:tcPr>
            <w:tcW w:w="7665" w:type="dxa"/>
            <w:tcMar>
              <w:top w:w="100" w:type="dxa"/>
              <w:left w:w="100" w:type="dxa"/>
              <w:bottom w:w="100" w:type="dxa"/>
              <w:right w:w="100" w:type="dxa"/>
            </w:tcMar>
          </w:tcPr>
          <w:p w:rsidRPr="00062BFF" w:rsidR="00370715" w:rsidP="009F4AE4" w:rsidRDefault="00370715" w14:paraId="017E4E2C" w14:textId="5FCF7753">
            <w:pPr>
              <w:widowControl w:val="0"/>
              <w:pBdr>
                <w:top w:val="nil"/>
                <w:left w:val="nil"/>
                <w:bottom w:val="nil"/>
                <w:right w:val="nil"/>
                <w:between w:val="nil"/>
              </w:pBdr>
            </w:pPr>
          </w:p>
        </w:tc>
        <w:tc>
          <w:tcPr>
            <w:tcW w:w="3217" w:type="dxa"/>
          </w:tcPr>
          <w:p w:rsidRPr="00062BFF" w:rsidR="00370715" w:rsidP="009F4AE4" w:rsidRDefault="00370715" w14:paraId="658991E0" w14:textId="77777777">
            <w:pPr>
              <w:widowControl w:val="0"/>
              <w:pBdr>
                <w:top w:val="nil"/>
                <w:left w:val="nil"/>
                <w:bottom w:val="nil"/>
                <w:right w:val="nil"/>
                <w:between w:val="nil"/>
              </w:pBdr>
            </w:pPr>
          </w:p>
        </w:tc>
      </w:tr>
      <w:tr w:rsidRPr="00062BFF" w:rsidR="00370715" w:rsidTr="182DFCA2" w14:paraId="64CDE68D" w14:textId="77777777">
        <w:tc>
          <w:tcPr>
            <w:tcW w:w="7665" w:type="dxa"/>
            <w:tcMar>
              <w:top w:w="100" w:type="dxa"/>
              <w:left w:w="100" w:type="dxa"/>
              <w:bottom w:w="100" w:type="dxa"/>
              <w:right w:w="100" w:type="dxa"/>
            </w:tcMar>
          </w:tcPr>
          <w:p w:rsidRPr="00062BFF" w:rsidR="00370715" w:rsidP="009F4AE4" w:rsidRDefault="00370715" w14:paraId="56EC72BA" w14:textId="35219746">
            <w:pPr>
              <w:widowControl w:val="0"/>
              <w:pBdr>
                <w:top w:val="nil"/>
                <w:left w:val="nil"/>
                <w:bottom w:val="nil"/>
                <w:right w:val="nil"/>
                <w:between w:val="nil"/>
              </w:pBdr>
            </w:pPr>
          </w:p>
        </w:tc>
        <w:tc>
          <w:tcPr>
            <w:tcW w:w="3217" w:type="dxa"/>
          </w:tcPr>
          <w:p w:rsidRPr="00062BFF" w:rsidR="00370715" w:rsidP="009F4AE4" w:rsidRDefault="00370715" w14:paraId="47FA34F1" w14:textId="77777777">
            <w:pPr>
              <w:widowControl w:val="0"/>
              <w:pBdr>
                <w:top w:val="nil"/>
                <w:left w:val="nil"/>
                <w:bottom w:val="nil"/>
                <w:right w:val="nil"/>
                <w:between w:val="nil"/>
              </w:pBdr>
            </w:pPr>
          </w:p>
        </w:tc>
      </w:tr>
    </w:tbl>
    <w:p w:rsidRPr="00591DA0" w:rsidR="003B68A0" w:rsidP="00591DA0" w:rsidRDefault="003B68A0" w14:paraId="56817794" w14:textId="2CA56ADC">
      <w:pPr>
        <w:pStyle w:val="Heading3"/>
        <w:rPr>
          <w:rFonts w:asciiTheme="majorHAnsi" w:hAnsiTheme="majorHAnsi" w:cstheme="majorBidi"/>
          <w:b w:val="0"/>
          <w:i/>
          <w:iCs/>
          <w:color w:val="auto"/>
        </w:rPr>
      </w:pPr>
    </w:p>
    <w:p w:rsidRPr="00591DA0" w:rsidR="00785777" w:rsidP="05F4DCA2" w:rsidRDefault="18E19888" w14:paraId="69FB69DF" w14:textId="7621D15F">
      <w:pPr>
        <w:pStyle w:val="Heading2"/>
        <w:rPr>
          <w:rStyle w:val="Hyperlink"/>
          <w:color w:val="4F81BD"/>
          <w:u w:val="none"/>
        </w:rPr>
      </w:pPr>
      <w:hyperlink r:id="rId79">
        <w:r w:rsidRPr="6C004676">
          <w:rPr>
            <w:rStyle w:val="Hyperlink"/>
          </w:rPr>
          <w:t>Appendice</w:t>
        </w:r>
        <w:r w:rsidRPr="6C004676" w:rsidR="00591DA0">
          <w:rPr>
            <w:rStyle w:val="Hyperlink"/>
          </w:rPr>
          <w:t>s</w:t>
        </w:r>
      </w:hyperlink>
    </w:p>
    <w:sectPr w:rsidRPr="00591DA0" w:rsidR="00785777" w:rsidSect="00C66666">
      <w:headerReference w:type="first" r:id="rId80"/>
      <w:footerReference w:type="first" r:id="rId81"/>
      <w:pgSz w:w="12240" w:h="15840" w:orient="portrait"/>
      <w:pgMar w:top="720" w:right="720" w:bottom="720" w:left="720" w:header="0" w:footer="720" w:gutter="0"/>
      <w:pgNumType w:start="1"/>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L" w:author="Armstrong, Cliff D. (Quantum Management, Llc)" w:date="2026-01-13T11:30:00Z" w:id="19">
    <w:p w:rsidR="00000000" w:rsidRDefault="00000000" w14:paraId="53E46E0F" w14:textId="06B32081">
      <w:pPr>
        <w:pStyle w:val="CommentText"/>
      </w:pPr>
      <w:r>
        <w:rPr>
          <w:rStyle w:val="CommentReference"/>
        </w:rPr>
        <w:annotationRef/>
      </w:r>
      <w:r w:rsidRPr="410956AC">
        <w:t>This column heading doesn't make it clear what's being asked for.  Stu made a good comparison.  This number should be like the capacity for a bridge.  The bridge is designed to support 100K pounds.  If someone tries to cross the bridge with a 200K pound load and the bridge fails, that's not a flaw with the bridge.  That's similar to what this column should contain.  What capacity will this application be built to support for the given business process?</w:t>
      </w:r>
    </w:p>
  </w:comment>
  <w:comment w:initials="SS" w:author="Simpson, Svatka (IBM)" w:date="2026-01-14T12:59:00Z" w:id="17">
    <w:p w:rsidR="007574D4" w:rsidRDefault="007574D4" w14:paraId="38DEA90C" w14:textId="4218B600">
      <w:pPr>
        <w:pStyle w:val="CommentText"/>
      </w:pPr>
      <w:r>
        <w:rPr>
          <w:rStyle w:val="CommentReference"/>
        </w:rPr>
        <w:annotationRef/>
      </w:r>
      <w:r w:rsidRPr="17B34D5F">
        <w:t xml:space="preserve">that's the part that the SI's have limited visibility. They don't have access to production data to validate. They rely on the business to know their data volume and future growth. If not metrics, what heading are you leaning towards. This column is looking for quantifiable response, correct? </w:t>
      </w:r>
    </w:p>
    <w:p w:rsidR="007574D4" w:rsidRDefault="007574D4" w14:paraId="339686A8" w14:textId="479FE58C">
      <w:pPr>
        <w:pStyle w:val="CommentText"/>
      </w:pPr>
    </w:p>
  </w:comment>
  <w:comment w:initials="AL" w:author="Armstrong, Cliff D. (Quantum Management, Llc)" w:date="2026-01-14T14:00:00Z" w:id="18">
    <w:p w:rsidR="00940961" w:rsidRDefault="00940961" w14:paraId="4E9AE537" w14:textId="71C1FC06">
      <w:pPr>
        <w:pStyle w:val="CommentText"/>
      </w:pPr>
      <w:r>
        <w:rPr>
          <w:rStyle w:val="CommentReference"/>
        </w:rPr>
        <w:annotationRef/>
      </w:r>
      <w:r w:rsidRPr="15B930C7">
        <w:t>Yes, something quantifiable.  At some point they should have the ability to estimate an order of magnitude target they're planning to support.  I can't say whether that's a reasonable request, or not, at the HLD stage.</w:t>
      </w:r>
    </w:p>
    <w:p w:rsidR="00940961" w:rsidRDefault="00940961" w14:paraId="62E0A914" w14:textId="31D25167">
      <w:pPr>
        <w:pStyle w:val="CommentText"/>
      </w:pPr>
    </w:p>
    <w:p w:rsidR="00940961" w:rsidRDefault="00940961" w14:paraId="3304DB82" w14:textId="2A2AD0C5">
      <w:pPr>
        <w:pStyle w:val="CommentText"/>
      </w:pPr>
      <w:r w:rsidRPr="457A7647">
        <w:t>And FYI - I added all these comments while Stu and I were reviewing the draft Agentforce HLD.  It seems like every time we review a real-world example of an HLD we find opportunities to fine tune the template.</w:t>
      </w:r>
    </w:p>
  </w:comment>
  <w:comment w:initials="AL" w:author="Armstrong, Cliff D. (Quantum Management, Llc)" w:date="2026-01-13T14:56:00Z" w:id="49">
    <w:p w:rsidR="009F40BC" w:rsidRDefault="009F40BC" w14:paraId="213B7171" w14:textId="100AD5A6">
      <w:pPr>
        <w:pStyle w:val="CommentText"/>
      </w:pPr>
      <w:r>
        <w:rPr>
          <w:rStyle w:val="CommentReference"/>
        </w:rPr>
        <w:annotationRef/>
      </w:r>
      <w:r w:rsidRPr="57518BA4">
        <w:t>The table needs to be changed and simplified. Persona | Existing or New Profile | Why new profile needed?</w:t>
      </w:r>
    </w:p>
  </w:comment>
  <w:comment w:initials="SS" w:author="Simpson, Svatka (IBM) [2]" w:date="2026-01-14T15:52:00Z" w:id="50">
    <w:p w:rsidR="00857B36" w:rsidP="00857B36" w:rsidRDefault="00857B36" w14:paraId="29443CC4" w14:textId="77777777">
      <w:pPr>
        <w:pStyle w:val="CommentText"/>
      </w:pPr>
      <w:r>
        <w:rPr>
          <w:rStyle w:val="CommentReference"/>
        </w:rPr>
        <w:annotationRef/>
      </w:r>
      <w:r>
        <w:t xml:space="preserve">I’ll update the table example with new </w:t>
      </w:r>
    </w:p>
  </w:comment>
  <w:comment w:initials="AL" w:author="Armstrong, Cliff D. (Quantum Management, Llc)" w:date="2026-01-13T15:30:00Z" w:id="60">
    <w:p w:rsidR="007C3BED" w:rsidRDefault="007C3BED" w14:paraId="55EB6067" w14:textId="028051DC">
      <w:pPr>
        <w:pStyle w:val="CommentText"/>
      </w:pPr>
      <w:r>
        <w:rPr>
          <w:rStyle w:val="CommentReference"/>
        </w:rPr>
        <w:annotationRef/>
      </w:r>
      <w:r w:rsidRPr="10611F89">
        <w:t>Add Data Cloud license, Agentforce license (eventually)?</w:t>
      </w:r>
    </w:p>
  </w:comment>
</w:comments>
</file>

<file path=word/commentsExtended.xml><?xml version="1.0" encoding="utf-8"?>
<w15:commentsEx xmlns:mc="http://schemas.openxmlformats.org/markup-compatibility/2006" xmlns:w15="http://schemas.microsoft.com/office/word/2012/wordml" mc:Ignorable="w15">
  <w15:commentEx w15:done="1" w15:paraId="53E46E0F"/>
  <w15:commentEx w15:done="1" w15:paraId="339686A8" w15:paraIdParent="53E46E0F"/>
  <w15:commentEx w15:done="1" w15:paraId="3304DB82" w15:paraIdParent="53E46E0F"/>
  <w15:commentEx w15:done="1" w15:paraId="213B7171"/>
  <w15:commentEx w15:done="1" w15:paraId="29443CC4" w15:paraIdParent="213B7171"/>
  <w15:commentEx w15:done="1" w15:paraId="55EB606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4AD9B63" w16cex:dateUtc="2026-01-13T17:30:00Z"/>
  <w16cex:commentExtensible w16cex:durableId="0B52CC7F" w16cex:dateUtc="2026-01-14T17:59:00Z"/>
  <w16cex:commentExtensible w16cex:durableId="45C39DF6" w16cex:dateUtc="2026-01-14T20:00:00Z"/>
  <w16cex:commentExtensible w16cex:durableId="244E15AC" w16cex:dateUtc="2026-01-13T20:56:00Z">
    <w16cex:extLst>
      <w16:ext w16:uri="{CE6994B0-6A32-4C9F-8C6B-6E91EDA988CE}">
        <cr:reactions xmlns:cr="http://schemas.microsoft.com/office/comments/2020/reactions">
          <cr:reaction reactionType="1">
            <cr:reactionInfo dateUtc="2026-01-15T18:28:47.72Z">
              <cr:user userId="S::svatava.simpson@va.gov::aab8d454-ca77-4311-bd44-1dd4c2adbb4b" userProvider="AD" userName="Simpson, Svatka (IBM)"/>
            </cr:reactionInfo>
          </cr:reaction>
        </cr:reactions>
      </w16:ext>
    </w16cex:extLst>
  </w16cex:commentExtensible>
  <w16cex:commentExtensible w16cex:durableId="32BBD2F2" w16cex:dateUtc="2026-01-14T20:52:00Z"/>
  <w16cex:commentExtensible w16cex:durableId="1162C501" w16cex:dateUtc="2026-01-13T21:30:00Z"/>
</w16cex:commentsExtensible>
</file>

<file path=word/commentsIds.xml><?xml version="1.0" encoding="utf-8"?>
<w16cid:commentsIds xmlns:mc="http://schemas.openxmlformats.org/markup-compatibility/2006" xmlns:w16cid="http://schemas.microsoft.com/office/word/2016/wordml/cid" mc:Ignorable="w16cid">
  <w16cid:commentId w16cid:paraId="53E46E0F" w16cid:durableId="44AD9B63"/>
  <w16cid:commentId w16cid:paraId="339686A8" w16cid:durableId="0B52CC7F"/>
  <w16cid:commentId w16cid:paraId="3304DB82" w16cid:durableId="45C39DF6"/>
  <w16cid:commentId w16cid:paraId="213B7171" w16cid:durableId="244E15AC"/>
  <w16cid:commentId w16cid:paraId="29443CC4" w16cid:durableId="32BBD2F2"/>
  <w16cid:commentId w16cid:paraId="55EB6067" w16cid:durableId="1162C5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305B" w:rsidRDefault="0042305B" w14:paraId="52A1C4D1" w14:textId="77777777">
      <w:r>
        <w:separator/>
      </w:r>
    </w:p>
  </w:endnote>
  <w:endnote w:type="continuationSeparator" w:id="0">
    <w:p w:rsidR="0042305B" w:rsidRDefault="0042305B" w14:paraId="12B09AFE" w14:textId="77777777">
      <w:r>
        <w:continuationSeparator/>
      </w:r>
    </w:p>
  </w:endnote>
  <w:endnote w:type="continuationNotice" w:id="1">
    <w:p w:rsidR="0042305B" w:rsidRDefault="0042305B" w14:paraId="794EFF4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Bold">
    <w:panose1 w:val="00000000000000000000"/>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A6081" w:rsidRDefault="002A6081" w14:paraId="3369FD40" w14:textId="77777777">
    <w:pPr>
      <w:pBdr>
        <w:top w:val="nil"/>
        <w:left w:val="nil"/>
        <w:bottom w:val="nil"/>
        <w:right w:val="nil"/>
        <w:between w:val="nil"/>
      </w:pBdr>
      <w:tabs>
        <w:tab w:val="center" w:pos="4680"/>
        <w:tab w:val="right" w:pos="9360"/>
      </w:tabs>
    </w:pPr>
  </w:p>
  <w:tbl>
    <w:tblPr>
      <w:tblW w:w="10800" w:type="dxa"/>
      <w:jc w:val="righ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5400"/>
      <w:gridCol w:w="5400"/>
    </w:tblGrid>
    <w:tr w:rsidR="00163293" w14:paraId="24E77998" w14:textId="77777777">
      <w:trPr>
        <w:jc w:val="right"/>
      </w:trPr>
      <w:tc>
        <w:tcPr>
          <w:tcW w:w="10800" w:type="dxa"/>
          <w:gridSpan w:val="2"/>
          <w:tcBorders>
            <w:left w:val="single" w:color="FFFFFF" w:sz="8" w:space="0"/>
            <w:bottom w:val="single" w:color="FFFFFF" w:sz="8" w:space="0"/>
            <w:right w:val="single" w:color="FFFFFF" w:sz="8" w:space="0"/>
          </w:tcBorders>
          <w:tcMar>
            <w:top w:w="0" w:type="dxa"/>
            <w:left w:w="0" w:type="dxa"/>
            <w:bottom w:w="0" w:type="dxa"/>
            <w:right w:w="0" w:type="dxa"/>
          </w:tcMar>
          <w:vAlign w:val="center"/>
        </w:tcPr>
        <w:p w:rsidR="002A6081" w:rsidRDefault="002A6081" w14:paraId="0425457D" w14:textId="77777777">
          <w:pPr>
            <w:widowControl w:val="0"/>
            <w:pBdr>
              <w:top w:val="nil"/>
              <w:left w:val="nil"/>
              <w:bottom w:val="nil"/>
              <w:right w:val="nil"/>
              <w:between w:val="nil"/>
            </w:pBdr>
            <w:rPr>
              <w:i/>
              <w:sz w:val="12"/>
              <w:szCs w:val="12"/>
            </w:rPr>
          </w:pPr>
        </w:p>
      </w:tc>
    </w:tr>
    <w:tr w:rsidR="00163293" w14:paraId="61AAC200" w14:textId="77777777">
      <w:trPr>
        <w:jc w:val="right"/>
      </w:trPr>
      <w:tc>
        <w:tcPr>
          <w:tcW w:w="5400" w:type="dxa"/>
          <w:tcBorders>
            <w:top w:val="single" w:color="FFFFFF" w:sz="8" w:space="0"/>
            <w:left w:val="single" w:color="FFFFFF" w:sz="8" w:space="0"/>
            <w:bottom w:val="single" w:color="FFFFFF" w:sz="8" w:space="0"/>
            <w:right w:val="single" w:color="FFFFFF" w:sz="8" w:space="0"/>
          </w:tcBorders>
          <w:tcMar>
            <w:top w:w="0" w:type="dxa"/>
            <w:left w:w="0" w:type="dxa"/>
            <w:bottom w:w="0" w:type="dxa"/>
            <w:right w:w="0" w:type="dxa"/>
          </w:tcMar>
          <w:vAlign w:val="center"/>
        </w:tcPr>
        <w:p w:rsidR="002A6081" w:rsidRDefault="002A6081" w14:paraId="5F308400" w14:textId="0D48E75E">
          <w:pPr>
            <w:widowControl w:val="0"/>
            <w:pBdr>
              <w:top w:val="nil"/>
              <w:left w:val="nil"/>
              <w:bottom w:val="nil"/>
              <w:right w:val="nil"/>
              <w:between w:val="nil"/>
            </w:pBdr>
            <w:rPr>
              <w:i/>
              <w:sz w:val="16"/>
              <w:szCs w:val="16"/>
            </w:rPr>
          </w:pPr>
        </w:p>
      </w:tc>
      <w:tc>
        <w:tcPr>
          <w:tcW w:w="5400" w:type="dxa"/>
          <w:tcBorders>
            <w:top w:val="single" w:color="FFFFFF" w:sz="8" w:space="0"/>
            <w:left w:val="single" w:color="FFFFFF" w:sz="8" w:space="0"/>
            <w:bottom w:val="single" w:color="FFFFFF" w:sz="8" w:space="0"/>
            <w:right w:val="single" w:color="FFFFFF" w:sz="8" w:space="0"/>
          </w:tcBorders>
          <w:tcMar>
            <w:top w:w="0" w:type="dxa"/>
            <w:left w:w="0" w:type="dxa"/>
            <w:bottom w:w="0" w:type="dxa"/>
            <w:right w:w="0" w:type="dxa"/>
          </w:tcMar>
          <w:vAlign w:val="center"/>
        </w:tcPr>
        <w:p w:rsidR="002A6081" w:rsidRDefault="0052676E" w14:paraId="6344CE49" w14:textId="77777777">
          <w:pPr>
            <w:widowControl w:val="0"/>
            <w:pBdr>
              <w:top w:val="nil"/>
              <w:left w:val="nil"/>
              <w:bottom w:val="nil"/>
              <w:right w:val="nil"/>
              <w:between w:val="nil"/>
            </w:pBdr>
            <w:jc w:val="right"/>
          </w:pPr>
          <w:r>
            <w:t xml:space="preserve">Page </w:t>
          </w:r>
          <w:r>
            <w:rPr>
              <w:color w:val="2B579A"/>
              <w:shd w:val="clear" w:color="auto" w:fill="E6E6E6"/>
            </w:rPr>
            <w:fldChar w:fldCharType="begin"/>
          </w:r>
          <w:r>
            <w:instrText>PAGE</w:instrText>
          </w:r>
          <w:r>
            <w:rPr>
              <w:color w:val="2B579A"/>
              <w:shd w:val="clear" w:color="auto" w:fill="E6E6E6"/>
            </w:rPr>
            <w:fldChar w:fldCharType="separate"/>
          </w:r>
          <w:r w:rsidR="005E3BD6">
            <w:rPr>
              <w:noProof/>
            </w:rPr>
            <w:t>1</w:t>
          </w:r>
          <w:r>
            <w:rPr>
              <w:color w:val="2B579A"/>
              <w:shd w:val="clear" w:color="auto" w:fill="E6E6E6"/>
            </w:rPr>
            <w:fldChar w:fldCharType="end"/>
          </w:r>
          <w:r>
            <w:t xml:space="preserve"> of </w:t>
          </w:r>
          <w:r>
            <w:rPr>
              <w:color w:val="2B579A"/>
              <w:shd w:val="clear" w:color="auto" w:fill="E6E6E6"/>
            </w:rPr>
            <w:fldChar w:fldCharType="begin"/>
          </w:r>
          <w:r>
            <w:instrText>NUMPAGES</w:instrText>
          </w:r>
          <w:r>
            <w:rPr>
              <w:color w:val="2B579A"/>
              <w:shd w:val="clear" w:color="auto" w:fill="E6E6E6"/>
            </w:rPr>
            <w:fldChar w:fldCharType="separate"/>
          </w:r>
          <w:r w:rsidR="005E3BD6">
            <w:rPr>
              <w:noProof/>
            </w:rPr>
            <w:t>2</w:t>
          </w:r>
          <w:r>
            <w:rPr>
              <w:color w:val="2B579A"/>
              <w:shd w:val="clear" w:color="auto" w:fill="E6E6E6"/>
            </w:rPr>
            <w:fldChar w:fldCharType="end"/>
          </w:r>
        </w:p>
      </w:tc>
    </w:tr>
  </w:tbl>
  <w:p w:rsidR="002A6081" w:rsidRDefault="002A6081" w14:paraId="6EE16106" w14:textId="77777777">
    <w:pPr>
      <w:pBdr>
        <w:top w:val="nil"/>
        <w:left w:val="nil"/>
        <w:bottom w:val="nil"/>
        <w:right w:val="nil"/>
        <w:between w:val="nil"/>
      </w:pBdr>
      <w:tabs>
        <w:tab w:val="center" w:pos="4680"/>
        <w:tab w:val="right" w:pos="9360"/>
      </w:tabs>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5512A1F3" w:rsidTr="5512A1F3" w14:paraId="60140D7C" w14:textId="77777777">
      <w:trPr>
        <w:trHeight w:val="300"/>
      </w:trPr>
      <w:tc>
        <w:tcPr>
          <w:tcW w:w="3600" w:type="dxa"/>
        </w:tcPr>
        <w:p w:rsidR="5512A1F3" w:rsidP="5512A1F3" w:rsidRDefault="5512A1F3" w14:paraId="1CF4AE21" w14:textId="77AAD216">
          <w:pPr>
            <w:pStyle w:val="Header"/>
            <w:ind w:left="-115"/>
          </w:pPr>
        </w:p>
      </w:tc>
      <w:tc>
        <w:tcPr>
          <w:tcW w:w="3600" w:type="dxa"/>
        </w:tcPr>
        <w:p w:rsidR="5512A1F3" w:rsidP="5512A1F3" w:rsidRDefault="5512A1F3" w14:paraId="38EBAA7A" w14:textId="1B7CFFA4">
          <w:pPr>
            <w:pStyle w:val="Header"/>
            <w:jc w:val="center"/>
          </w:pPr>
        </w:p>
      </w:tc>
      <w:tc>
        <w:tcPr>
          <w:tcW w:w="3600" w:type="dxa"/>
        </w:tcPr>
        <w:p w:rsidR="5512A1F3" w:rsidP="5512A1F3" w:rsidRDefault="5512A1F3" w14:paraId="2A41D3F7" w14:textId="25AE608B">
          <w:pPr>
            <w:pStyle w:val="Header"/>
            <w:ind w:right="-115"/>
            <w:jc w:val="right"/>
          </w:pPr>
        </w:p>
      </w:tc>
    </w:tr>
  </w:tbl>
  <w:p w:rsidR="5512A1F3" w:rsidP="5512A1F3" w:rsidRDefault="5512A1F3" w14:paraId="6FD19972" w14:textId="77772B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5512A1F3" w:rsidTr="5512A1F3" w14:paraId="3406398C" w14:textId="77777777">
      <w:trPr>
        <w:trHeight w:val="300"/>
      </w:trPr>
      <w:tc>
        <w:tcPr>
          <w:tcW w:w="3600" w:type="dxa"/>
        </w:tcPr>
        <w:p w:rsidR="5512A1F3" w:rsidP="5512A1F3" w:rsidRDefault="5512A1F3" w14:paraId="514DE7C0" w14:textId="335B11AC">
          <w:pPr>
            <w:pStyle w:val="Header"/>
            <w:ind w:left="-115"/>
          </w:pPr>
        </w:p>
      </w:tc>
      <w:tc>
        <w:tcPr>
          <w:tcW w:w="3600" w:type="dxa"/>
        </w:tcPr>
        <w:p w:rsidR="5512A1F3" w:rsidP="5512A1F3" w:rsidRDefault="5512A1F3" w14:paraId="53A220C6" w14:textId="035E1CA7">
          <w:pPr>
            <w:pStyle w:val="Header"/>
            <w:jc w:val="center"/>
          </w:pPr>
        </w:p>
      </w:tc>
      <w:tc>
        <w:tcPr>
          <w:tcW w:w="3600" w:type="dxa"/>
        </w:tcPr>
        <w:p w:rsidR="5512A1F3" w:rsidP="5512A1F3" w:rsidRDefault="5512A1F3" w14:paraId="0D0CAEE1" w14:textId="7D2DD11C">
          <w:pPr>
            <w:pStyle w:val="Header"/>
            <w:ind w:right="-115"/>
            <w:jc w:val="right"/>
          </w:pPr>
        </w:p>
      </w:tc>
    </w:tr>
  </w:tbl>
  <w:p w:rsidR="5512A1F3" w:rsidP="5512A1F3" w:rsidRDefault="5512A1F3" w14:paraId="178348A9" w14:textId="74D13A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305B" w:rsidRDefault="0042305B" w14:paraId="4062EDFE" w14:textId="77777777">
      <w:r>
        <w:separator/>
      </w:r>
    </w:p>
  </w:footnote>
  <w:footnote w:type="continuationSeparator" w:id="0">
    <w:p w:rsidR="0042305B" w:rsidRDefault="0042305B" w14:paraId="767B0F7D" w14:textId="77777777">
      <w:r>
        <w:continuationSeparator/>
      </w:r>
    </w:p>
  </w:footnote>
  <w:footnote w:type="continuationNotice" w:id="1">
    <w:p w:rsidR="0042305B" w:rsidRDefault="0042305B" w14:paraId="38EEDF1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92320" w:rsidR="00892320" w:rsidP="00892320" w:rsidRDefault="00892320" w14:paraId="707A6CEF" w14:textId="773FF40B"/>
  <w:p w:rsidR="00660D6C" w:rsidRDefault="00660D6C" w14:paraId="73E57553" w14:textId="77777777">
    <w:pPr>
      <w:pBdr>
        <w:top w:val="nil"/>
        <w:left w:val="nil"/>
        <w:bottom w:val="nil"/>
        <w:right w:val="nil"/>
        <w:between w:val="nil"/>
      </w:pBdr>
    </w:pPr>
    <w:r w:rsidRPr="00892320">
      <w:rPr>
        <w:noProof/>
        <w:color w:val="2B579A"/>
        <w:shd w:val="clear" w:color="auto" w:fill="E6E6E6"/>
      </w:rPr>
      <w:drawing>
        <wp:inline distT="0" distB="0" distL="0" distR="0" wp14:anchorId="4F172BA0" wp14:editId="46F17B35">
          <wp:extent cx="2562225" cy="590550"/>
          <wp:effectExtent l="0" t="0" r="9525" b="0"/>
          <wp:docPr id="2995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2225" cy="590550"/>
                  </a:xfrm>
                  <a:prstGeom prst="rect">
                    <a:avLst/>
                  </a:prstGeom>
                  <a:noFill/>
                  <a:ln>
                    <a:noFill/>
                  </a:ln>
                </pic:spPr>
              </pic:pic>
            </a:graphicData>
          </a:graphic>
        </wp:inline>
      </w:drawing>
    </w:r>
    <w:r>
      <w:tab/>
    </w:r>
    <w:r>
      <w:tab/>
    </w:r>
    <w:r>
      <w:tab/>
    </w:r>
    <w:r>
      <w:tab/>
    </w:r>
    <w:r>
      <w:tab/>
    </w:r>
    <w:r>
      <w:tab/>
    </w:r>
    <w:r w:rsidR="00FA64F3">
      <w:rPr>
        <w:noProof/>
      </w:rPr>
      <w:drawing>
        <wp:inline distT="0" distB="0" distL="0" distR="0" wp14:anchorId="746F08CF" wp14:editId="2FB47EE5">
          <wp:extent cx="1459321" cy="514190"/>
          <wp:effectExtent l="0" t="0" r="7620" b="635"/>
          <wp:docPr id="2018118348" name="Picture 2" descr="Company 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18348" name="Picture 2" descr="Company name&#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490808" cy="525284"/>
                  </a:xfrm>
                  <a:prstGeom prst="rect">
                    <a:avLst/>
                  </a:prstGeom>
                </pic:spPr>
              </pic:pic>
            </a:graphicData>
          </a:graphic>
        </wp:inline>
      </w:drawing>
    </w:r>
  </w:p>
  <w:p w:rsidR="00660D6C" w:rsidRDefault="00660D6C" w14:paraId="6EF7B67C" w14:textId="77777777">
    <w:pPr>
      <w:pBdr>
        <w:top w:val="nil"/>
        <w:left w:val="nil"/>
        <w:bottom w:val="nil"/>
        <w:right w:val="nil"/>
        <w:between w:val="nil"/>
      </w:pBdr>
    </w:pPr>
  </w:p>
  <w:p w:rsidRPr="00046D83" w:rsidR="00FA64F3" w:rsidP="00046D83" w:rsidRDefault="00FA64F3" w14:paraId="62416170" w14:textId="2A564A40">
    <w:pPr>
      <w:pBdr>
        <w:top w:val="nil"/>
        <w:left w:val="nil"/>
        <w:bottom w:val="nil"/>
        <w:right w:val="nil"/>
        <w:between w:val="nil"/>
      </w:pBdr>
      <w:jc w:val="center"/>
      <w:rPr>
        <w:rFonts w:ascii="Calibri Bold" w:hAnsi="Calibri Bold"/>
        <w:color w:val="366091"/>
        <w:sz w:val="30"/>
        <w:szCs w:val="30"/>
      </w:rPr>
    </w:pPr>
    <w:r w:rsidRPr="00046D83">
      <w:rPr>
        <w:rFonts w:ascii="Calibri Bold" w:hAnsi="Calibri Bold" w:cs="Calibri"/>
        <w:color w:val="366091"/>
        <w:sz w:val="30"/>
        <w:szCs w:val="30"/>
      </w:rPr>
      <w:t xml:space="preserve">Salesforce </w:t>
    </w:r>
    <w:r w:rsidRPr="00046D83" w:rsidR="007E5B74">
      <w:rPr>
        <w:rFonts w:ascii="Calibri Bold" w:hAnsi="Calibri Bold"/>
        <w:color w:val="E36C0A" w:themeColor="accent6" w:themeShade="BF"/>
        <w:sz w:val="30"/>
        <w:szCs w:val="30"/>
      </w:rPr>
      <w:t>Nonprofit Success Pack (NPSP)</w:t>
    </w:r>
    <w:r w:rsidR="007E5B74">
      <w:rPr>
        <w:rFonts w:ascii="Calibri Bold" w:hAnsi="Calibri Bold"/>
        <w:color w:val="E36C0A" w:themeColor="accent6" w:themeShade="BF"/>
        <w:sz w:val="30"/>
        <w:szCs w:val="30"/>
      </w:rPr>
      <w:t xml:space="preserve"> </w:t>
    </w:r>
    <w:r w:rsidRPr="00046D83">
      <w:rPr>
        <w:rFonts w:ascii="Calibri Bold" w:hAnsi="Calibri Bold" w:cs="Calibri"/>
        <w:color w:val="366091"/>
        <w:sz w:val="30"/>
        <w:szCs w:val="30"/>
      </w:rPr>
      <w:t>High Level Design Documen</w:t>
    </w:r>
    <w:r w:rsidRPr="00046D83" w:rsidR="00046D83">
      <w:rPr>
        <w:rFonts w:ascii="Calibri Bold" w:hAnsi="Calibri Bold"/>
        <w:color w:val="366091"/>
        <w:sz w:val="30"/>
        <w:szCs w:val="30"/>
      </w:rPr>
      <w:t>t</w:t>
    </w:r>
  </w:p>
  <w:p w:rsidRPr="00C66666" w:rsidR="00C66666" w:rsidP="00C66666" w:rsidRDefault="00C66666" w14:paraId="3BDDAD49" w14:textId="5DBB9220">
    <w:pPr>
      <w:pBdr>
        <w:top w:val="nil"/>
        <w:left w:val="nil"/>
        <w:bottom w:val="nil"/>
        <w:right w:val="nil"/>
        <w:between w:val="nil"/>
      </w:pBdr>
      <w:rPr>
        <w:color w:val="000000" w:themeColor="text1"/>
      </w:rPr>
    </w:pPr>
    <w:r>
      <w:rPr>
        <w:rFonts w:ascii="Calibri Bold" w:hAnsi="Calibri Bold"/>
        <w:color w:val="000000" w:themeColor="text1"/>
        <w:sz w:val="30"/>
        <w:szCs w:val="30"/>
      </w:rPr>
      <w:t>_______________________________________________________________________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5512A1F3" w:rsidTr="5512A1F3" w14:paraId="024C3776" w14:textId="77777777">
      <w:trPr>
        <w:trHeight w:val="300"/>
      </w:trPr>
      <w:tc>
        <w:tcPr>
          <w:tcW w:w="3600" w:type="dxa"/>
        </w:tcPr>
        <w:p w:rsidR="5512A1F3" w:rsidP="5512A1F3" w:rsidRDefault="5512A1F3" w14:paraId="358BEF5A" w14:textId="2414AD28">
          <w:pPr>
            <w:pStyle w:val="Header"/>
            <w:ind w:left="-115"/>
          </w:pPr>
        </w:p>
      </w:tc>
      <w:tc>
        <w:tcPr>
          <w:tcW w:w="3600" w:type="dxa"/>
        </w:tcPr>
        <w:p w:rsidR="5512A1F3" w:rsidP="5512A1F3" w:rsidRDefault="5512A1F3" w14:paraId="3B8BD06F" w14:textId="03C0EB21">
          <w:pPr>
            <w:pStyle w:val="Header"/>
            <w:jc w:val="center"/>
          </w:pPr>
        </w:p>
      </w:tc>
      <w:tc>
        <w:tcPr>
          <w:tcW w:w="3600" w:type="dxa"/>
        </w:tcPr>
        <w:p w:rsidR="5512A1F3" w:rsidP="5512A1F3" w:rsidRDefault="5512A1F3" w14:paraId="4F3F4099" w14:textId="37E3BFF1">
          <w:pPr>
            <w:pStyle w:val="Header"/>
            <w:ind w:right="-115"/>
            <w:jc w:val="right"/>
          </w:pPr>
        </w:p>
      </w:tc>
    </w:tr>
  </w:tbl>
  <w:p w:rsidR="5512A1F3" w:rsidP="5512A1F3" w:rsidRDefault="5512A1F3" w14:paraId="2EA1177D" w14:textId="329437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5512A1F3" w:rsidTr="5512A1F3" w14:paraId="11199DC5" w14:textId="77777777">
      <w:trPr>
        <w:trHeight w:val="300"/>
      </w:trPr>
      <w:tc>
        <w:tcPr>
          <w:tcW w:w="3600" w:type="dxa"/>
        </w:tcPr>
        <w:p w:rsidR="5512A1F3" w:rsidP="5512A1F3" w:rsidRDefault="5512A1F3" w14:paraId="27CAED65" w14:textId="67E233A2">
          <w:pPr>
            <w:pStyle w:val="Header"/>
            <w:ind w:left="-115"/>
          </w:pPr>
        </w:p>
      </w:tc>
      <w:tc>
        <w:tcPr>
          <w:tcW w:w="3600" w:type="dxa"/>
        </w:tcPr>
        <w:p w:rsidR="5512A1F3" w:rsidP="5512A1F3" w:rsidRDefault="5512A1F3" w14:paraId="1C05812B" w14:textId="457B6E70">
          <w:pPr>
            <w:pStyle w:val="Header"/>
            <w:jc w:val="center"/>
          </w:pPr>
        </w:p>
      </w:tc>
      <w:tc>
        <w:tcPr>
          <w:tcW w:w="3600" w:type="dxa"/>
        </w:tcPr>
        <w:p w:rsidR="5512A1F3" w:rsidP="5512A1F3" w:rsidRDefault="5512A1F3" w14:paraId="234BBCFC" w14:textId="61B2D434">
          <w:pPr>
            <w:pStyle w:val="Header"/>
            <w:ind w:right="-115"/>
            <w:jc w:val="right"/>
          </w:pPr>
        </w:p>
      </w:tc>
    </w:tr>
  </w:tbl>
  <w:p w:rsidR="5512A1F3" w:rsidP="5512A1F3" w:rsidRDefault="5512A1F3" w14:paraId="16CB3584" w14:textId="74DA98AE">
    <w:pPr>
      <w:pStyle w:val="Header"/>
    </w:pPr>
  </w:p>
</w:hdr>
</file>

<file path=word/intelligence2.xml><?xml version="1.0" encoding="utf-8"?>
<int2:intelligence xmlns:int2="http://schemas.microsoft.com/office/intelligence/2020/intelligence" xmlns:oel="http://schemas.microsoft.com/office/2019/extlst">
  <int2:observations>
    <int2:textHash int2:hashCode="LHR+2+lnq3lIa/" int2:id="8LIHhwNv">
      <int2:state int2:value="Rejected" int2:type="AugLoop_Text_Critique"/>
    </int2:textHash>
    <int2:textHash int2:hashCode="DP4QD/GtzZeriu" int2:id="9dcywNOw">
      <int2:state int2:value="Rejected" int2:type="AugLoop_Text_Critique"/>
    </int2:textHash>
    <int2:textHash int2:hashCode="ojxCkqFr85dL9h" int2:id="FzSQi3G0">
      <int2:state int2:value="Rejected" int2:type="AugLoop_Text_Critique"/>
    </int2:textHash>
    <int2:textHash int2:hashCode="rj8DXTOXlspsd6" int2:id="efZj9Boi">
      <int2:state int2:value="Rejected" int2:type="AugLoop_Text_Critique"/>
    </int2:textHash>
    <int2:textHash int2:hashCode="DnatvZ45zJH5wL" int2:id="lQN2Cire">
      <int2:state int2:value="Rejected" int2:type="AugLoop_Text_Critique"/>
    </int2:textHash>
    <int2:textHash int2:hashCode="jeqejqgMHW9d4j" int2:id="qEeYwo5h">
      <int2:state int2:value="Rejected" int2:type="AugLoop_Text_Critique"/>
    </int2:textHash>
    <int2:textHash int2:hashCode="tcf9bgwUxuzPZ/" int2:id="rvLUvWbv">
      <int2:state int2:value="Rejected" int2:type="AugLoop_Text_Critique"/>
    </int2:textHash>
    <int2:textHash int2:hashCode="ZFErYh7T/JQsyY" int2:id="xCJKySUY">
      <int2:state int2:value="Rejected" int2:type="AugLoop_Text_Critique"/>
    </int2:textHash>
    <int2:bookmark int2:bookmarkName="_Int_T4iTjTnQ" int2:invalidationBookmarkName="" int2:hashCode="aKQZQie+SrdLw9" int2:id="I57ahvMB">
      <int2:state int2:value="Rejected" int2:type="AugLoop_Text_Critique"/>
    </int2:bookmark>
    <int2:bookmark int2:bookmarkName="_Int_PvXWSj5p" int2:invalidationBookmarkName="" int2:hashCode="aKQZQie+SrdLw9" int2:id="OT2yMfJM">
      <int2:state int2:value="Rejected" int2:type="AugLoop_Text_Critique"/>
    </int2:bookmark>
    <int2:bookmark int2:bookmarkName="_Int_4D5xdPQc" int2:invalidationBookmarkName="" int2:hashCode="aKQZQie+SrdLw9" int2:id="TnyK6uhr">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3A310"/>
    <w:multiLevelType w:val="hybridMultilevel"/>
    <w:tmpl w:val="FFFFFFFF"/>
    <w:lvl w:ilvl="0" w:tplc="41B06C34">
      <w:start w:val="1"/>
      <w:numFmt w:val="bullet"/>
      <w:lvlText w:val=""/>
      <w:lvlJc w:val="left"/>
      <w:pPr>
        <w:ind w:left="1080" w:hanging="360"/>
      </w:pPr>
      <w:rPr>
        <w:rFonts w:hint="default" w:ascii="Symbol" w:hAnsi="Symbol"/>
      </w:rPr>
    </w:lvl>
    <w:lvl w:ilvl="1" w:tplc="9C7E0F32">
      <w:start w:val="1"/>
      <w:numFmt w:val="bullet"/>
      <w:lvlText w:val="o"/>
      <w:lvlJc w:val="left"/>
      <w:pPr>
        <w:ind w:left="1800" w:hanging="360"/>
      </w:pPr>
      <w:rPr>
        <w:rFonts w:hint="default" w:ascii="Courier New" w:hAnsi="Courier New"/>
      </w:rPr>
    </w:lvl>
    <w:lvl w:ilvl="2" w:tplc="2F122156">
      <w:start w:val="1"/>
      <w:numFmt w:val="bullet"/>
      <w:lvlText w:val=""/>
      <w:lvlJc w:val="left"/>
      <w:pPr>
        <w:ind w:left="2520" w:hanging="360"/>
      </w:pPr>
      <w:rPr>
        <w:rFonts w:hint="default" w:ascii="Wingdings" w:hAnsi="Wingdings"/>
      </w:rPr>
    </w:lvl>
    <w:lvl w:ilvl="3" w:tplc="62B66A06">
      <w:start w:val="1"/>
      <w:numFmt w:val="bullet"/>
      <w:lvlText w:val=""/>
      <w:lvlJc w:val="left"/>
      <w:pPr>
        <w:ind w:left="3240" w:hanging="360"/>
      </w:pPr>
      <w:rPr>
        <w:rFonts w:hint="default" w:ascii="Symbol" w:hAnsi="Symbol"/>
      </w:rPr>
    </w:lvl>
    <w:lvl w:ilvl="4" w:tplc="07A470C0">
      <w:start w:val="1"/>
      <w:numFmt w:val="bullet"/>
      <w:lvlText w:val="o"/>
      <w:lvlJc w:val="left"/>
      <w:pPr>
        <w:ind w:left="3960" w:hanging="360"/>
      </w:pPr>
      <w:rPr>
        <w:rFonts w:hint="default" w:ascii="Courier New" w:hAnsi="Courier New"/>
      </w:rPr>
    </w:lvl>
    <w:lvl w:ilvl="5" w:tplc="0890E45A">
      <w:start w:val="1"/>
      <w:numFmt w:val="bullet"/>
      <w:lvlText w:val=""/>
      <w:lvlJc w:val="left"/>
      <w:pPr>
        <w:ind w:left="4680" w:hanging="360"/>
      </w:pPr>
      <w:rPr>
        <w:rFonts w:hint="default" w:ascii="Wingdings" w:hAnsi="Wingdings"/>
      </w:rPr>
    </w:lvl>
    <w:lvl w:ilvl="6" w:tplc="14F41C3A">
      <w:start w:val="1"/>
      <w:numFmt w:val="bullet"/>
      <w:lvlText w:val=""/>
      <w:lvlJc w:val="left"/>
      <w:pPr>
        <w:ind w:left="5400" w:hanging="360"/>
      </w:pPr>
      <w:rPr>
        <w:rFonts w:hint="default" w:ascii="Symbol" w:hAnsi="Symbol"/>
      </w:rPr>
    </w:lvl>
    <w:lvl w:ilvl="7" w:tplc="3A38F5DA">
      <w:start w:val="1"/>
      <w:numFmt w:val="bullet"/>
      <w:lvlText w:val="o"/>
      <w:lvlJc w:val="left"/>
      <w:pPr>
        <w:ind w:left="6120" w:hanging="360"/>
      </w:pPr>
      <w:rPr>
        <w:rFonts w:hint="default" w:ascii="Courier New" w:hAnsi="Courier New"/>
      </w:rPr>
    </w:lvl>
    <w:lvl w:ilvl="8" w:tplc="33C2224E">
      <w:start w:val="1"/>
      <w:numFmt w:val="bullet"/>
      <w:lvlText w:val=""/>
      <w:lvlJc w:val="left"/>
      <w:pPr>
        <w:ind w:left="6840" w:hanging="360"/>
      </w:pPr>
      <w:rPr>
        <w:rFonts w:hint="default" w:ascii="Wingdings" w:hAnsi="Wingdings"/>
      </w:rPr>
    </w:lvl>
  </w:abstractNum>
  <w:abstractNum w:abstractNumId="1" w15:restartNumberingAfterBreak="0">
    <w:nsid w:val="087456EE"/>
    <w:multiLevelType w:val="hybridMultilevel"/>
    <w:tmpl w:val="C212AABE"/>
    <w:lvl w:ilvl="0" w:tplc="AC6E6338">
      <w:start w:val="1"/>
      <w:numFmt w:val="lowerLetter"/>
      <w:lvlText w:val="%1."/>
      <w:lvlJc w:val="left"/>
      <w:pPr>
        <w:ind w:left="720" w:hanging="360"/>
      </w:pPr>
    </w:lvl>
    <w:lvl w:ilvl="1" w:tplc="E8A22CDA">
      <w:start w:val="1"/>
      <w:numFmt w:val="lowerLetter"/>
      <w:lvlText w:val="%2."/>
      <w:lvlJc w:val="left"/>
      <w:pPr>
        <w:ind w:left="1440" w:hanging="360"/>
      </w:pPr>
    </w:lvl>
    <w:lvl w:ilvl="2" w:tplc="1088938C">
      <w:start w:val="1"/>
      <w:numFmt w:val="lowerRoman"/>
      <w:lvlText w:val="%3."/>
      <w:lvlJc w:val="right"/>
      <w:pPr>
        <w:ind w:left="2160" w:hanging="180"/>
      </w:pPr>
    </w:lvl>
    <w:lvl w:ilvl="3" w:tplc="0E7A9EDE">
      <w:start w:val="1"/>
      <w:numFmt w:val="decimal"/>
      <w:lvlText w:val="%4."/>
      <w:lvlJc w:val="left"/>
      <w:pPr>
        <w:ind w:left="2880" w:hanging="360"/>
      </w:pPr>
    </w:lvl>
    <w:lvl w:ilvl="4" w:tplc="1C80DC64">
      <w:start w:val="1"/>
      <w:numFmt w:val="lowerLetter"/>
      <w:lvlText w:val="%5."/>
      <w:lvlJc w:val="left"/>
      <w:pPr>
        <w:ind w:left="3600" w:hanging="360"/>
      </w:pPr>
    </w:lvl>
    <w:lvl w:ilvl="5" w:tplc="6AD03B0A">
      <w:start w:val="1"/>
      <w:numFmt w:val="lowerRoman"/>
      <w:lvlText w:val="%6."/>
      <w:lvlJc w:val="right"/>
      <w:pPr>
        <w:ind w:left="4320" w:hanging="180"/>
      </w:pPr>
    </w:lvl>
    <w:lvl w:ilvl="6" w:tplc="6546CE58">
      <w:start w:val="1"/>
      <w:numFmt w:val="decimal"/>
      <w:lvlText w:val="%7."/>
      <w:lvlJc w:val="left"/>
      <w:pPr>
        <w:ind w:left="5040" w:hanging="360"/>
      </w:pPr>
    </w:lvl>
    <w:lvl w:ilvl="7" w:tplc="95126802">
      <w:start w:val="1"/>
      <w:numFmt w:val="lowerLetter"/>
      <w:lvlText w:val="%8."/>
      <w:lvlJc w:val="left"/>
      <w:pPr>
        <w:ind w:left="5760" w:hanging="360"/>
      </w:pPr>
    </w:lvl>
    <w:lvl w:ilvl="8" w:tplc="9D66BE76">
      <w:start w:val="1"/>
      <w:numFmt w:val="lowerRoman"/>
      <w:lvlText w:val="%9."/>
      <w:lvlJc w:val="right"/>
      <w:pPr>
        <w:ind w:left="6480" w:hanging="180"/>
      </w:pPr>
    </w:lvl>
  </w:abstractNum>
  <w:abstractNum w:abstractNumId="2" w15:restartNumberingAfterBreak="0">
    <w:nsid w:val="0D871B92"/>
    <w:multiLevelType w:val="multilevel"/>
    <w:tmpl w:val="EF648D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FD87719"/>
    <w:multiLevelType w:val="hybridMultilevel"/>
    <w:tmpl w:val="8968DBDA"/>
    <w:lvl w:ilvl="0" w:tplc="C0565740">
      <w:start w:val="1"/>
      <w:numFmt w:val="bullet"/>
      <w:lvlText w:val=""/>
      <w:lvlJc w:val="left"/>
      <w:pPr>
        <w:ind w:left="1440" w:hanging="360"/>
      </w:pPr>
      <w:rPr>
        <w:rFonts w:hint="default" w:ascii="Symbol" w:hAnsi="Symbol"/>
      </w:rPr>
    </w:lvl>
    <w:lvl w:ilvl="1" w:tplc="C08439DE" w:tentative="1">
      <w:start w:val="1"/>
      <w:numFmt w:val="bullet"/>
      <w:lvlText w:val="o"/>
      <w:lvlJc w:val="left"/>
      <w:pPr>
        <w:ind w:left="2160" w:hanging="360"/>
      </w:pPr>
      <w:rPr>
        <w:rFonts w:hint="default" w:ascii="Courier New" w:hAnsi="Courier New"/>
      </w:rPr>
    </w:lvl>
    <w:lvl w:ilvl="2" w:tplc="8D600FF4" w:tentative="1">
      <w:start w:val="1"/>
      <w:numFmt w:val="bullet"/>
      <w:lvlText w:val=""/>
      <w:lvlJc w:val="left"/>
      <w:pPr>
        <w:ind w:left="2880" w:hanging="360"/>
      </w:pPr>
      <w:rPr>
        <w:rFonts w:hint="default" w:ascii="Wingdings" w:hAnsi="Wingdings"/>
      </w:rPr>
    </w:lvl>
    <w:lvl w:ilvl="3" w:tplc="7E121880" w:tentative="1">
      <w:start w:val="1"/>
      <w:numFmt w:val="bullet"/>
      <w:lvlText w:val=""/>
      <w:lvlJc w:val="left"/>
      <w:pPr>
        <w:ind w:left="3600" w:hanging="360"/>
      </w:pPr>
      <w:rPr>
        <w:rFonts w:hint="default" w:ascii="Symbol" w:hAnsi="Symbol"/>
      </w:rPr>
    </w:lvl>
    <w:lvl w:ilvl="4" w:tplc="3D50AA0E" w:tentative="1">
      <w:start w:val="1"/>
      <w:numFmt w:val="bullet"/>
      <w:lvlText w:val="o"/>
      <w:lvlJc w:val="left"/>
      <w:pPr>
        <w:ind w:left="4320" w:hanging="360"/>
      </w:pPr>
      <w:rPr>
        <w:rFonts w:hint="default" w:ascii="Courier New" w:hAnsi="Courier New"/>
      </w:rPr>
    </w:lvl>
    <w:lvl w:ilvl="5" w:tplc="8D5440D6" w:tentative="1">
      <w:start w:val="1"/>
      <w:numFmt w:val="bullet"/>
      <w:lvlText w:val=""/>
      <w:lvlJc w:val="left"/>
      <w:pPr>
        <w:ind w:left="5040" w:hanging="360"/>
      </w:pPr>
      <w:rPr>
        <w:rFonts w:hint="default" w:ascii="Wingdings" w:hAnsi="Wingdings"/>
      </w:rPr>
    </w:lvl>
    <w:lvl w:ilvl="6" w:tplc="AB849AEE" w:tentative="1">
      <w:start w:val="1"/>
      <w:numFmt w:val="bullet"/>
      <w:lvlText w:val=""/>
      <w:lvlJc w:val="left"/>
      <w:pPr>
        <w:ind w:left="5760" w:hanging="360"/>
      </w:pPr>
      <w:rPr>
        <w:rFonts w:hint="default" w:ascii="Symbol" w:hAnsi="Symbol"/>
      </w:rPr>
    </w:lvl>
    <w:lvl w:ilvl="7" w:tplc="16948604" w:tentative="1">
      <w:start w:val="1"/>
      <w:numFmt w:val="bullet"/>
      <w:lvlText w:val="o"/>
      <w:lvlJc w:val="left"/>
      <w:pPr>
        <w:ind w:left="6480" w:hanging="360"/>
      </w:pPr>
      <w:rPr>
        <w:rFonts w:hint="default" w:ascii="Courier New" w:hAnsi="Courier New"/>
      </w:rPr>
    </w:lvl>
    <w:lvl w:ilvl="8" w:tplc="CCE864D2" w:tentative="1">
      <w:start w:val="1"/>
      <w:numFmt w:val="bullet"/>
      <w:lvlText w:val=""/>
      <w:lvlJc w:val="left"/>
      <w:pPr>
        <w:ind w:left="7200" w:hanging="360"/>
      </w:pPr>
      <w:rPr>
        <w:rFonts w:hint="default" w:ascii="Wingdings" w:hAnsi="Wingdings"/>
      </w:rPr>
    </w:lvl>
  </w:abstractNum>
  <w:abstractNum w:abstractNumId="4" w15:restartNumberingAfterBreak="0">
    <w:nsid w:val="135B187C"/>
    <w:multiLevelType w:val="hybridMultilevel"/>
    <w:tmpl w:val="C5FE4A96"/>
    <w:lvl w:ilvl="0" w:tplc="C1D8F84A">
      <w:start w:val="1"/>
      <w:numFmt w:val="bullet"/>
      <w:lvlText w:val=""/>
      <w:lvlJc w:val="left"/>
      <w:pPr>
        <w:ind w:left="720" w:hanging="360"/>
      </w:pPr>
      <w:rPr>
        <w:rFonts w:hint="default" w:ascii="Symbol" w:hAnsi="Symbol"/>
      </w:rPr>
    </w:lvl>
    <w:lvl w:ilvl="1" w:tplc="FABE139A">
      <w:start w:val="1"/>
      <w:numFmt w:val="bullet"/>
      <w:lvlText w:val="o"/>
      <w:lvlJc w:val="left"/>
      <w:pPr>
        <w:ind w:left="1440" w:hanging="360"/>
      </w:pPr>
      <w:rPr>
        <w:rFonts w:hint="default" w:ascii="Courier New" w:hAnsi="Courier New"/>
      </w:rPr>
    </w:lvl>
    <w:lvl w:ilvl="2" w:tplc="4174600A">
      <w:start w:val="1"/>
      <w:numFmt w:val="bullet"/>
      <w:lvlText w:val=""/>
      <w:lvlJc w:val="left"/>
      <w:pPr>
        <w:ind w:left="2160" w:hanging="360"/>
      </w:pPr>
      <w:rPr>
        <w:rFonts w:hint="default" w:ascii="Wingdings" w:hAnsi="Wingdings"/>
      </w:rPr>
    </w:lvl>
    <w:lvl w:ilvl="3" w:tplc="C0B0910C">
      <w:start w:val="1"/>
      <w:numFmt w:val="bullet"/>
      <w:lvlText w:val=""/>
      <w:lvlJc w:val="left"/>
      <w:pPr>
        <w:ind w:left="2880" w:hanging="360"/>
      </w:pPr>
      <w:rPr>
        <w:rFonts w:hint="default" w:ascii="Symbol" w:hAnsi="Symbol"/>
      </w:rPr>
    </w:lvl>
    <w:lvl w:ilvl="4" w:tplc="FD2E674C">
      <w:start w:val="1"/>
      <w:numFmt w:val="bullet"/>
      <w:lvlText w:val="o"/>
      <w:lvlJc w:val="left"/>
      <w:pPr>
        <w:ind w:left="3600" w:hanging="360"/>
      </w:pPr>
      <w:rPr>
        <w:rFonts w:hint="default" w:ascii="Courier New" w:hAnsi="Courier New"/>
      </w:rPr>
    </w:lvl>
    <w:lvl w:ilvl="5" w:tplc="5EBCA63C">
      <w:start w:val="1"/>
      <w:numFmt w:val="bullet"/>
      <w:lvlText w:val=""/>
      <w:lvlJc w:val="left"/>
      <w:pPr>
        <w:ind w:left="4320" w:hanging="360"/>
      </w:pPr>
      <w:rPr>
        <w:rFonts w:hint="default" w:ascii="Wingdings" w:hAnsi="Wingdings"/>
      </w:rPr>
    </w:lvl>
    <w:lvl w:ilvl="6" w:tplc="BF162156">
      <w:start w:val="1"/>
      <w:numFmt w:val="bullet"/>
      <w:lvlText w:val=""/>
      <w:lvlJc w:val="left"/>
      <w:pPr>
        <w:ind w:left="5040" w:hanging="360"/>
      </w:pPr>
      <w:rPr>
        <w:rFonts w:hint="default" w:ascii="Symbol" w:hAnsi="Symbol"/>
      </w:rPr>
    </w:lvl>
    <w:lvl w:ilvl="7" w:tplc="3DA66236">
      <w:start w:val="1"/>
      <w:numFmt w:val="bullet"/>
      <w:lvlText w:val="o"/>
      <w:lvlJc w:val="left"/>
      <w:pPr>
        <w:ind w:left="5760" w:hanging="360"/>
      </w:pPr>
      <w:rPr>
        <w:rFonts w:hint="default" w:ascii="Courier New" w:hAnsi="Courier New"/>
      </w:rPr>
    </w:lvl>
    <w:lvl w:ilvl="8" w:tplc="4F166362">
      <w:start w:val="1"/>
      <w:numFmt w:val="bullet"/>
      <w:lvlText w:val=""/>
      <w:lvlJc w:val="left"/>
      <w:pPr>
        <w:ind w:left="6480" w:hanging="360"/>
      </w:pPr>
      <w:rPr>
        <w:rFonts w:hint="default" w:ascii="Wingdings" w:hAnsi="Wingdings"/>
      </w:rPr>
    </w:lvl>
  </w:abstractNum>
  <w:abstractNum w:abstractNumId="5" w15:restartNumberingAfterBreak="0">
    <w:nsid w:val="18D52645"/>
    <w:multiLevelType w:val="hybridMultilevel"/>
    <w:tmpl w:val="FFFFFFFF"/>
    <w:lvl w:ilvl="0" w:tplc="86F49EBC">
      <w:start w:val="1"/>
      <w:numFmt w:val="bullet"/>
      <w:lvlText w:val=""/>
      <w:lvlJc w:val="left"/>
      <w:pPr>
        <w:ind w:left="1080" w:hanging="360"/>
      </w:pPr>
      <w:rPr>
        <w:rFonts w:hint="default" w:ascii="Symbol" w:hAnsi="Symbol"/>
      </w:rPr>
    </w:lvl>
    <w:lvl w:ilvl="1" w:tplc="02DE60B0">
      <w:start w:val="1"/>
      <w:numFmt w:val="bullet"/>
      <w:lvlText w:val="o"/>
      <w:lvlJc w:val="left"/>
      <w:pPr>
        <w:ind w:left="1800" w:hanging="360"/>
      </w:pPr>
      <w:rPr>
        <w:rFonts w:hint="default" w:ascii="Courier New" w:hAnsi="Courier New"/>
      </w:rPr>
    </w:lvl>
    <w:lvl w:ilvl="2" w:tplc="94C266A6">
      <w:start w:val="1"/>
      <w:numFmt w:val="bullet"/>
      <w:lvlText w:val=""/>
      <w:lvlJc w:val="left"/>
      <w:pPr>
        <w:ind w:left="2520" w:hanging="360"/>
      </w:pPr>
      <w:rPr>
        <w:rFonts w:hint="default" w:ascii="Wingdings" w:hAnsi="Wingdings"/>
      </w:rPr>
    </w:lvl>
    <w:lvl w:ilvl="3" w:tplc="68E82C98">
      <w:start w:val="1"/>
      <w:numFmt w:val="bullet"/>
      <w:lvlText w:val=""/>
      <w:lvlJc w:val="left"/>
      <w:pPr>
        <w:ind w:left="3240" w:hanging="360"/>
      </w:pPr>
      <w:rPr>
        <w:rFonts w:hint="default" w:ascii="Symbol" w:hAnsi="Symbol"/>
      </w:rPr>
    </w:lvl>
    <w:lvl w:ilvl="4" w:tplc="385A341E">
      <w:start w:val="1"/>
      <w:numFmt w:val="bullet"/>
      <w:lvlText w:val="o"/>
      <w:lvlJc w:val="left"/>
      <w:pPr>
        <w:ind w:left="3960" w:hanging="360"/>
      </w:pPr>
      <w:rPr>
        <w:rFonts w:hint="default" w:ascii="Courier New" w:hAnsi="Courier New"/>
      </w:rPr>
    </w:lvl>
    <w:lvl w:ilvl="5" w:tplc="AA7E4794">
      <w:start w:val="1"/>
      <w:numFmt w:val="bullet"/>
      <w:lvlText w:val=""/>
      <w:lvlJc w:val="left"/>
      <w:pPr>
        <w:ind w:left="4680" w:hanging="360"/>
      </w:pPr>
      <w:rPr>
        <w:rFonts w:hint="default" w:ascii="Wingdings" w:hAnsi="Wingdings"/>
      </w:rPr>
    </w:lvl>
    <w:lvl w:ilvl="6" w:tplc="9006A5E4">
      <w:start w:val="1"/>
      <w:numFmt w:val="bullet"/>
      <w:lvlText w:val=""/>
      <w:lvlJc w:val="left"/>
      <w:pPr>
        <w:ind w:left="5400" w:hanging="360"/>
      </w:pPr>
      <w:rPr>
        <w:rFonts w:hint="default" w:ascii="Symbol" w:hAnsi="Symbol"/>
      </w:rPr>
    </w:lvl>
    <w:lvl w:ilvl="7" w:tplc="AF10A426">
      <w:start w:val="1"/>
      <w:numFmt w:val="bullet"/>
      <w:lvlText w:val="o"/>
      <w:lvlJc w:val="left"/>
      <w:pPr>
        <w:ind w:left="6120" w:hanging="360"/>
      </w:pPr>
      <w:rPr>
        <w:rFonts w:hint="default" w:ascii="Courier New" w:hAnsi="Courier New"/>
      </w:rPr>
    </w:lvl>
    <w:lvl w:ilvl="8" w:tplc="EFC6FF7C">
      <w:start w:val="1"/>
      <w:numFmt w:val="bullet"/>
      <w:lvlText w:val=""/>
      <w:lvlJc w:val="left"/>
      <w:pPr>
        <w:ind w:left="6840" w:hanging="360"/>
      </w:pPr>
      <w:rPr>
        <w:rFonts w:hint="default" w:ascii="Wingdings" w:hAnsi="Wingdings"/>
      </w:rPr>
    </w:lvl>
  </w:abstractNum>
  <w:abstractNum w:abstractNumId="6" w15:restartNumberingAfterBreak="0">
    <w:nsid w:val="2119C6D9"/>
    <w:multiLevelType w:val="hybridMultilevel"/>
    <w:tmpl w:val="6F08FBCE"/>
    <w:lvl w:ilvl="0" w:tplc="ABFA25A6">
      <w:start w:val="1"/>
      <w:numFmt w:val="bullet"/>
      <w:lvlText w:val=""/>
      <w:lvlJc w:val="left"/>
      <w:pPr>
        <w:ind w:left="720" w:hanging="360"/>
      </w:pPr>
      <w:rPr>
        <w:rFonts w:hint="default" w:ascii="Symbol" w:hAnsi="Symbol"/>
      </w:rPr>
    </w:lvl>
    <w:lvl w:ilvl="1" w:tplc="D5445248">
      <w:start w:val="1"/>
      <w:numFmt w:val="bullet"/>
      <w:lvlText w:val="o"/>
      <w:lvlJc w:val="left"/>
      <w:pPr>
        <w:ind w:left="1440" w:hanging="360"/>
      </w:pPr>
      <w:rPr>
        <w:rFonts w:hint="default" w:ascii="Courier New" w:hAnsi="Courier New"/>
      </w:rPr>
    </w:lvl>
    <w:lvl w:ilvl="2" w:tplc="0BBA4478">
      <w:start w:val="1"/>
      <w:numFmt w:val="bullet"/>
      <w:lvlText w:val=""/>
      <w:lvlJc w:val="left"/>
      <w:pPr>
        <w:ind w:left="2160" w:hanging="360"/>
      </w:pPr>
      <w:rPr>
        <w:rFonts w:hint="default" w:ascii="Wingdings" w:hAnsi="Wingdings"/>
      </w:rPr>
    </w:lvl>
    <w:lvl w:ilvl="3" w:tplc="37ECBEAE">
      <w:start w:val="1"/>
      <w:numFmt w:val="bullet"/>
      <w:lvlText w:val=""/>
      <w:lvlJc w:val="left"/>
      <w:pPr>
        <w:ind w:left="2880" w:hanging="360"/>
      </w:pPr>
      <w:rPr>
        <w:rFonts w:hint="default" w:ascii="Symbol" w:hAnsi="Symbol"/>
      </w:rPr>
    </w:lvl>
    <w:lvl w:ilvl="4" w:tplc="C70CA786">
      <w:start w:val="1"/>
      <w:numFmt w:val="bullet"/>
      <w:lvlText w:val="o"/>
      <w:lvlJc w:val="left"/>
      <w:pPr>
        <w:ind w:left="3600" w:hanging="360"/>
      </w:pPr>
      <w:rPr>
        <w:rFonts w:hint="default" w:ascii="Courier New" w:hAnsi="Courier New"/>
      </w:rPr>
    </w:lvl>
    <w:lvl w:ilvl="5" w:tplc="37925406">
      <w:start w:val="1"/>
      <w:numFmt w:val="bullet"/>
      <w:lvlText w:val=""/>
      <w:lvlJc w:val="left"/>
      <w:pPr>
        <w:ind w:left="4320" w:hanging="360"/>
      </w:pPr>
      <w:rPr>
        <w:rFonts w:hint="default" w:ascii="Wingdings" w:hAnsi="Wingdings"/>
      </w:rPr>
    </w:lvl>
    <w:lvl w:ilvl="6" w:tplc="F8706832">
      <w:start w:val="1"/>
      <w:numFmt w:val="bullet"/>
      <w:lvlText w:val=""/>
      <w:lvlJc w:val="left"/>
      <w:pPr>
        <w:ind w:left="5040" w:hanging="360"/>
      </w:pPr>
      <w:rPr>
        <w:rFonts w:hint="default" w:ascii="Symbol" w:hAnsi="Symbol"/>
      </w:rPr>
    </w:lvl>
    <w:lvl w:ilvl="7" w:tplc="CAEC66CC">
      <w:start w:val="1"/>
      <w:numFmt w:val="bullet"/>
      <w:lvlText w:val="o"/>
      <w:lvlJc w:val="left"/>
      <w:pPr>
        <w:ind w:left="5760" w:hanging="360"/>
      </w:pPr>
      <w:rPr>
        <w:rFonts w:hint="default" w:ascii="Courier New" w:hAnsi="Courier New"/>
      </w:rPr>
    </w:lvl>
    <w:lvl w:ilvl="8" w:tplc="0FD0102E">
      <w:start w:val="1"/>
      <w:numFmt w:val="bullet"/>
      <w:lvlText w:val=""/>
      <w:lvlJc w:val="left"/>
      <w:pPr>
        <w:ind w:left="6480" w:hanging="360"/>
      </w:pPr>
      <w:rPr>
        <w:rFonts w:hint="default" w:ascii="Wingdings" w:hAnsi="Wingdings"/>
      </w:rPr>
    </w:lvl>
  </w:abstractNum>
  <w:abstractNum w:abstractNumId="7" w15:restartNumberingAfterBreak="0">
    <w:nsid w:val="2DFBDAC5"/>
    <w:multiLevelType w:val="hybridMultilevel"/>
    <w:tmpl w:val="4EE4E9A0"/>
    <w:lvl w:ilvl="0" w:tplc="5EF2024C">
      <w:start w:val="1"/>
      <w:numFmt w:val="bullet"/>
      <w:lvlText w:val=""/>
      <w:lvlJc w:val="left"/>
      <w:pPr>
        <w:ind w:left="1080" w:hanging="360"/>
      </w:pPr>
      <w:rPr>
        <w:rFonts w:hint="default" w:ascii="Symbol" w:hAnsi="Symbol"/>
      </w:rPr>
    </w:lvl>
    <w:lvl w:ilvl="1" w:tplc="9B2A423A">
      <w:start w:val="1"/>
      <w:numFmt w:val="bullet"/>
      <w:lvlText w:val="o"/>
      <w:lvlJc w:val="left"/>
      <w:pPr>
        <w:ind w:left="1800" w:hanging="360"/>
      </w:pPr>
      <w:rPr>
        <w:rFonts w:hint="default" w:ascii="Courier New" w:hAnsi="Courier New"/>
      </w:rPr>
    </w:lvl>
    <w:lvl w:ilvl="2" w:tplc="3F0285AA">
      <w:start w:val="1"/>
      <w:numFmt w:val="bullet"/>
      <w:lvlText w:val=""/>
      <w:lvlJc w:val="left"/>
      <w:pPr>
        <w:ind w:left="2520" w:hanging="360"/>
      </w:pPr>
      <w:rPr>
        <w:rFonts w:hint="default" w:ascii="Wingdings" w:hAnsi="Wingdings"/>
      </w:rPr>
    </w:lvl>
    <w:lvl w:ilvl="3" w:tplc="37DC418C">
      <w:start w:val="1"/>
      <w:numFmt w:val="bullet"/>
      <w:lvlText w:val=""/>
      <w:lvlJc w:val="left"/>
      <w:pPr>
        <w:ind w:left="3240" w:hanging="360"/>
      </w:pPr>
      <w:rPr>
        <w:rFonts w:hint="default" w:ascii="Symbol" w:hAnsi="Symbol"/>
      </w:rPr>
    </w:lvl>
    <w:lvl w:ilvl="4" w:tplc="F8768D60">
      <w:start w:val="1"/>
      <w:numFmt w:val="bullet"/>
      <w:lvlText w:val="o"/>
      <w:lvlJc w:val="left"/>
      <w:pPr>
        <w:ind w:left="3960" w:hanging="360"/>
      </w:pPr>
      <w:rPr>
        <w:rFonts w:hint="default" w:ascii="Courier New" w:hAnsi="Courier New"/>
      </w:rPr>
    </w:lvl>
    <w:lvl w:ilvl="5" w:tplc="2E04DB76">
      <w:start w:val="1"/>
      <w:numFmt w:val="bullet"/>
      <w:lvlText w:val=""/>
      <w:lvlJc w:val="left"/>
      <w:pPr>
        <w:ind w:left="4680" w:hanging="360"/>
      </w:pPr>
      <w:rPr>
        <w:rFonts w:hint="default" w:ascii="Wingdings" w:hAnsi="Wingdings"/>
      </w:rPr>
    </w:lvl>
    <w:lvl w:ilvl="6" w:tplc="F8A43E6A">
      <w:start w:val="1"/>
      <w:numFmt w:val="bullet"/>
      <w:lvlText w:val=""/>
      <w:lvlJc w:val="left"/>
      <w:pPr>
        <w:ind w:left="5400" w:hanging="360"/>
      </w:pPr>
      <w:rPr>
        <w:rFonts w:hint="default" w:ascii="Symbol" w:hAnsi="Symbol"/>
      </w:rPr>
    </w:lvl>
    <w:lvl w:ilvl="7" w:tplc="BF2CA93C">
      <w:start w:val="1"/>
      <w:numFmt w:val="bullet"/>
      <w:lvlText w:val="o"/>
      <w:lvlJc w:val="left"/>
      <w:pPr>
        <w:ind w:left="6120" w:hanging="360"/>
      </w:pPr>
      <w:rPr>
        <w:rFonts w:hint="default" w:ascii="Courier New" w:hAnsi="Courier New"/>
      </w:rPr>
    </w:lvl>
    <w:lvl w:ilvl="8" w:tplc="CF7A3228">
      <w:start w:val="1"/>
      <w:numFmt w:val="bullet"/>
      <w:lvlText w:val=""/>
      <w:lvlJc w:val="left"/>
      <w:pPr>
        <w:ind w:left="6840" w:hanging="360"/>
      </w:pPr>
      <w:rPr>
        <w:rFonts w:hint="default" w:ascii="Wingdings" w:hAnsi="Wingdings"/>
      </w:rPr>
    </w:lvl>
  </w:abstractNum>
  <w:abstractNum w:abstractNumId="8" w15:restartNumberingAfterBreak="0">
    <w:nsid w:val="3264F78C"/>
    <w:multiLevelType w:val="hybridMultilevel"/>
    <w:tmpl w:val="1474085C"/>
    <w:lvl w:ilvl="0" w:tplc="1DBE5A76">
      <w:start w:val="1"/>
      <w:numFmt w:val="bullet"/>
      <w:lvlText w:val=""/>
      <w:lvlJc w:val="left"/>
      <w:pPr>
        <w:ind w:left="1080" w:hanging="360"/>
      </w:pPr>
      <w:rPr>
        <w:rFonts w:hint="default" w:ascii="Symbol" w:hAnsi="Symbol"/>
      </w:rPr>
    </w:lvl>
    <w:lvl w:ilvl="1" w:tplc="D4F2C85C">
      <w:start w:val="1"/>
      <w:numFmt w:val="bullet"/>
      <w:lvlText w:val="o"/>
      <w:lvlJc w:val="left"/>
      <w:pPr>
        <w:ind w:left="1800" w:hanging="360"/>
      </w:pPr>
      <w:rPr>
        <w:rFonts w:hint="default" w:ascii="Courier New" w:hAnsi="Courier New"/>
      </w:rPr>
    </w:lvl>
    <w:lvl w:ilvl="2" w:tplc="2D5C6E0E">
      <w:start w:val="1"/>
      <w:numFmt w:val="bullet"/>
      <w:lvlText w:val=""/>
      <w:lvlJc w:val="left"/>
      <w:pPr>
        <w:ind w:left="2520" w:hanging="360"/>
      </w:pPr>
      <w:rPr>
        <w:rFonts w:hint="default" w:ascii="Wingdings" w:hAnsi="Wingdings"/>
      </w:rPr>
    </w:lvl>
    <w:lvl w:ilvl="3" w:tplc="90300A96">
      <w:start w:val="1"/>
      <w:numFmt w:val="bullet"/>
      <w:lvlText w:val=""/>
      <w:lvlJc w:val="left"/>
      <w:pPr>
        <w:ind w:left="3240" w:hanging="360"/>
      </w:pPr>
      <w:rPr>
        <w:rFonts w:hint="default" w:ascii="Symbol" w:hAnsi="Symbol"/>
      </w:rPr>
    </w:lvl>
    <w:lvl w:ilvl="4" w:tplc="91165F2E">
      <w:start w:val="1"/>
      <w:numFmt w:val="bullet"/>
      <w:lvlText w:val="o"/>
      <w:lvlJc w:val="left"/>
      <w:pPr>
        <w:ind w:left="3960" w:hanging="360"/>
      </w:pPr>
      <w:rPr>
        <w:rFonts w:hint="default" w:ascii="Courier New" w:hAnsi="Courier New"/>
      </w:rPr>
    </w:lvl>
    <w:lvl w:ilvl="5" w:tplc="D12C2ACE">
      <w:start w:val="1"/>
      <w:numFmt w:val="bullet"/>
      <w:lvlText w:val=""/>
      <w:lvlJc w:val="left"/>
      <w:pPr>
        <w:ind w:left="4680" w:hanging="360"/>
      </w:pPr>
      <w:rPr>
        <w:rFonts w:hint="default" w:ascii="Wingdings" w:hAnsi="Wingdings"/>
      </w:rPr>
    </w:lvl>
    <w:lvl w:ilvl="6" w:tplc="7FB4AF86">
      <w:start w:val="1"/>
      <w:numFmt w:val="bullet"/>
      <w:lvlText w:val=""/>
      <w:lvlJc w:val="left"/>
      <w:pPr>
        <w:ind w:left="5400" w:hanging="360"/>
      </w:pPr>
      <w:rPr>
        <w:rFonts w:hint="default" w:ascii="Symbol" w:hAnsi="Symbol"/>
      </w:rPr>
    </w:lvl>
    <w:lvl w:ilvl="7" w:tplc="361E7752">
      <w:start w:val="1"/>
      <w:numFmt w:val="bullet"/>
      <w:lvlText w:val="o"/>
      <w:lvlJc w:val="left"/>
      <w:pPr>
        <w:ind w:left="6120" w:hanging="360"/>
      </w:pPr>
      <w:rPr>
        <w:rFonts w:hint="default" w:ascii="Courier New" w:hAnsi="Courier New"/>
      </w:rPr>
    </w:lvl>
    <w:lvl w:ilvl="8" w:tplc="E848A382">
      <w:start w:val="1"/>
      <w:numFmt w:val="bullet"/>
      <w:lvlText w:val=""/>
      <w:lvlJc w:val="left"/>
      <w:pPr>
        <w:ind w:left="6840" w:hanging="360"/>
      </w:pPr>
      <w:rPr>
        <w:rFonts w:hint="default" w:ascii="Wingdings" w:hAnsi="Wingdings"/>
      </w:rPr>
    </w:lvl>
  </w:abstractNum>
  <w:abstractNum w:abstractNumId="9" w15:restartNumberingAfterBreak="0">
    <w:nsid w:val="3B7E87AD"/>
    <w:multiLevelType w:val="hybridMultilevel"/>
    <w:tmpl w:val="FFFFFFFF"/>
    <w:lvl w:ilvl="0" w:tplc="94366114">
      <w:start w:val="1"/>
      <w:numFmt w:val="bullet"/>
      <w:lvlText w:val=""/>
      <w:lvlJc w:val="left"/>
      <w:pPr>
        <w:ind w:left="1800" w:hanging="360"/>
      </w:pPr>
      <w:rPr>
        <w:rFonts w:hint="default" w:ascii="Symbol" w:hAnsi="Symbol"/>
      </w:rPr>
    </w:lvl>
    <w:lvl w:ilvl="1" w:tplc="C472DDF2">
      <w:start w:val="1"/>
      <w:numFmt w:val="bullet"/>
      <w:lvlText w:val="o"/>
      <w:lvlJc w:val="left"/>
      <w:pPr>
        <w:ind w:left="2520" w:hanging="360"/>
      </w:pPr>
      <w:rPr>
        <w:rFonts w:hint="default" w:ascii="Courier New" w:hAnsi="Courier New"/>
      </w:rPr>
    </w:lvl>
    <w:lvl w:ilvl="2" w:tplc="30DA973A">
      <w:start w:val="1"/>
      <w:numFmt w:val="bullet"/>
      <w:lvlText w:val=""/>
      <w:lvlJc w:val="left"/>
      <w:pPr>
        <w:ind w:left="3240" w:hanging="360"/>
      </w:pPr>
      <w:rPr>
        <w:rFonts w:hint="default" w:ascii="Wingdings" w:hAnsi="Wingdings"/>
      </w:rPr>
    </w:lvl>
    <w:lvl w:ilvl="3" w:tplc="23BE8F14">
      <w:start w:val="1"/>
      <w:numFmt w:val="bullet"/>
      <w:lvlText w:val=""/>
      <w:lvlJc w:val="left"/>
      <w:pPr>
        <w:ind w:left="3960" w:hanging="360"/>
      </w:pPr>
      <w:rPr>
        <w:rFonts w:hint="default" w:ascii="Symbol" w:hAnsi="Symbol"/>
      </w:rPr>
    </w:lvl>
    <w:lvl w:ilvl="4" w:tplc="6A6C1DC2">
      <w:start w:val="1"/>
      <w:numFmt w:val="bullet"/>
      <w:lvlText w:val="o"/>
      <w:lvlJc w:val="left"/>
      <w:pPr>
        <w:ind w:left="4680" w:hanging="360"/>
      </w:pPr>
      <w:rPr>
        <w:rFonts w:hint="default" w:ascii="Courier New" w:hAnsi="Courier New"/>
      </w:rPr>
    </w:lvl>
    <w:lvl w:ilvl="5" w:tplc="1C3C91C2">
      <w:start w:val="1"/>
      <w:numFmt w:val="bullet"/>
      <w:lvlText w:val=""/>
      <w:lvlJc w:val="left"/>
      <w:pPr>
        <w:ind w:left="5400" w:hanging="360"/>
      </w:pPr>
      <w:rPr>
        <w:rFonts w:hint="default" w:ascii="Wingdings" w:hAnsi="Wingdings"/>
      </w:rPr>
    </w:lvl>
    <w:lvl w:ilvl="6" w:tplc="6908B190">
      <w:start w:val="1"/>
      <w:numFmt w:val="bullet"/>
      <w:lvlText w:val=""/>
      <w:lvlJc w:val="left"/>
      <w:pPr>
        <w:ind w:left="6120" w:hanging="360"/>
      </w:pPr>
      <w:rPr>
        <w:rFonts w:hint="default" w:ascii="Symbol" w:hAnsi="Symbol"/>
      </w:rPr>
    </w:lvl>
    <w:lvl w:ilvl="7" w:tplc="850ED16A">
      <w:start w:val="1"/>
      <w:numFmt w:val="bullet"/>
      <w:lvlText w:val="o"/>
      <w:lvlJc w:val="left"/>
      <w:pPr>
        <w:ind w:left="6840" w:hanging="360"/>
      </w:pPr>
      <w:rPr>
        <w:rFonts w:hint="default" w:ascii="Courier New" w:hAnsi="Courier New"/>
      </w:rPr>
    </w:lvl>
    <w:lvl w:ilvl="8" w:tplc="5342709C">
      <w:start w:val="1"/>
      <w:numFmt w:val="bullet"/>
      <w:lvlText w:val=""/>
      <w:lvlJc w:val="left"/>
      <w:pPr>
        <w:ind w:left="7560" w:hanging="360"/>
      </w:pPr>
      <w:rPr>
        <w:rFonts w:hint="default" w:ascii="Wingdings" w:hAnsi="Wingdings"/>
      </w:rPr>
    </w:lvl>
  </w:abstractNum>
  <w:abstractNum w:abstractNumId="10" w15:restartNumberingAfterBreak="0">
    <w:nsid w:val="3C603C8A"/>
    <w:multiLevelType w:val="hybridMultilevel"/>
    <w:tmpl w:val="38EAB7EA"/>
    <w:lvl w:ilvl="0" w:tplc="0458FD90">
      <w:start w:val="1"/>
      <w:numFmt w:val="bullet"/>
      <w:lvlText w:val=""/>
      <w:lvlJc w:val="left"/>
      <w:pPr>
        <w:ind w:left="720" w:hanging="360"/>
      </w:pPr>
      <w:rPr>
        <w:rFonts w:hint="default" w:ascii="Symbol" w:hAnsi="Symbol"/>
      </w:rPr>
    </w:lvl>
    <w:lvl w:ilvl="1" w:tplc="19261048">
      <w:start w:val="1"/>
      <w:numFmt w:val="bullet"/>
      <w:lvlText w:val="o"/>
      <w:lvlJc w:val="left"/>
      <w:pPr>
        <w:ind w:left="1440" w:hanging="360"/>
      </w:pPr>
      <w:rPr>
        <w:rFonts w:hint="default" w:ascii="Courier New" w:hAnsi="Courier New"/>
      </w:rPr>
    </w:lvl>
    <w:lvl w:ilvl="2" w:tplc="FEBAD656">
      <w:start w:val="1"/>
      <w:numFmt w:val="bullet"/>
      <w:lvlText w:val=""/>
      <w:lvlJc w:val="left"/>
      <w:pPr>
        <w:ind w:left="2160" w:hanging="360"/>
      </w:pPr>
      <w:rPr>
        <w:rFonts w:hint="default" w:ascii="Wingdings" w:hAnsi="Wingdings"/>
      </w:rPr>
    </w:lvl>
    <w:lvl w:ilvl="3" w:tplc="5E3A5814">
      <w:start w:val="1"/>
      <w:numFmt w:val="bullet"/>
      <w:lvlText w:val=""/>
      <w:lvlJc w:val="left"/>
      <w:pPr>
        <w:ind w:left="2880" w:hanging="360"/>
      </w:pPr>
      <w:rPr>
        <w:rFonts w:hint="default" w:ascii="Symbol" w:hAnsi="Symbol"/>
      </w:rPr>
    </w:lvl>
    <w:lvl w:ilvl="4" w:tplc="49AC9EF6">
      <w:start w:val="1"/>
      <w:numFmt w:val="bullet"/>
      <w:lvlText w:val="o"/>
      <w:lvlJc w:val="left"/>
      <w:pPr>
        <w:ind w:left="3600" w:hanging="360"/>
      </w:pPr>
      <w:rPr>
        <w:rFonts w:hint="default" w:ascii="Courier New" w:hAnsi="Courier New"/>
      </w:rPr>
    </w:lvl>
    <w:lvl w:ilvl="5" w:tplc="F010282C">
      <w:start w:val="1"/>
      <w:numFmt w:val="bullet"/>
      <w:lvlText w:val=""/>
      <w:lvlJc w:val="left"/>
      <w:pPr>
        <w:ind w:left="4320" w:hanging="360"/>
      </w:pPr>
      <w:rPr>
        <w:rFonts w:hint="default" w:ascii="Wingdings" w:hAnsi="Wingdings"/>
      </w:rPr>
    </w:lvl>
    <w:lvl w:ilvl="6" w:tplc="808C0798">
      <w:start w:val="1"/>
      <w:numFmt w:val="bullet"/>
      <w:lvlText w:val=""/>
      <w:lvlJc w:val="left"/>
      <w:pPr>
        <w:ind w:left="5040" w:hanging="360"/>
      </w:pPr>
      <w:rPr>
        <w:rFonts w:hint="default" w:ascii="Symbol" w:hAnsi="Symbol"/>
      </w:rPr>
    </w:lvl>
    <w:lvl w:ilvl="7" w:tplc="92400D3C">
      <w:start w:val="1"/>
      <w:numFmt w:val="bullet"/>
      <w:lvlText w:val="o"/>
      <w:lvlJc w:val="left"/>
      <w:pPr>
        <w:ind w:left="5760" w:hanging="360"/>
      </w:pPr>
      <w:rPr>
        <w:rFonts w:hint="default" w:ascii="Courier New" w:hAnsi="Courier New"/>
      </w:rPr>
    </w:lvl>
    <w:lvl w:ilvl="8" w:tplc="1F94EC86">
      <w:start w:val="1"/>
      <w:numFmt w:val="bullet"/>
      <w:lvlText w:val=""/>
      <w:lvlJc w:val="left"/>
      <w:pPr>
        <w:ind w:left="6480" w:hanging="360"/>
      </w:pPr>
      <w:rPr>
        <w:rFonts w:hint="default" w:ascii="Wingdings" w:hAnsi="Wingdings"/>
      </w:rPr>
    </w:lvl>
  </w:abstractNum>
  <w:abstractNum w:abstractNumId="11" w15:restartNumberingAfterBreak="0">
    <w:nsid w:val="3F2D7A5F"/>
    <w:multiLevelType w:val="hybridMultilevel"/>
    <w:tmpl w:val="FFFFFFFF"/>
    <w:lvl w:ilvl="0" w:tplc="6D0E1F6C">
      <w:start w:val="1"/>
      <w:numFmt w:val="bullet"/>
      <w:lvlText w:val=""/>
      <w:lvlJc w:val="left"/>
      <w:pPr>
        <w:ind w:left="1440" w:hanging="360"/>
      </w:pPr>
      <w:rPr>
        <w:rFonts w:hint="default" w:ascii="Symbol" w:hAnsi="Symbol"/>
      </w:rPr>
    </w:lvl>
    <w:lvl w:ilvl="1" w:tplc="C4068FCE">
      <w:start w:val="1"/>
      <w:numFmt w:val="bullet"/>
      <w:lvlText w:val="o"/>
      <w:lvlJc w:val="left"/>
      <w:pPr>
        <w:ind w:left="2160" w:hanging="360"/>
      </w:pPr>
      <w:rPr>
        <w:rFonts w:hint="default" w:ascii="Courier New" w:hAnsi="Courier New"/>
      </w:rPr>
    </w:lvl>
    <w:lvl w:ilvl="2" w:tplc="5524D6F0">
      <w:start w:val="1"/>
      <w:numFmt w:val="bullet"/>
      <w:lvlText w:val=""/>
      <w:lvlJc w:val="left"/>
      <w:pPr>
        <w:ind w:left="2880" w:hanging="360"/>
      </w:pPr>
      <w:rPr>
        <w:rFonts w:hint="default" w:ascii="Wingdings" w:hAnsi="Wingdings"/>
      </w:rPr>
    </w:lvl>
    <w:lvl w:ilvl="3" w:tplc="74427912">
      <w:start w:val="1"/>
      <w:numFmt w:val="bullet"/>
      <w:lvlText w:val=""/>
      <w:lvlJc w:val="left"/>
      <w:pPr>
        <w:ind w:left="3600" w:hanging="360"/>
      </w:pPr>
      <w:rPr>
        <w:rFonts w:hint="default" w:ascii="Symbol" w:hAnsi="Symbol"/>
      </w:rPr>
    </w:lvl>
    <w:lvl w:ilvl="4" w:tplc="47FAC31C">
      <w:start w:val="1"/>
      <w:numFmt w:val="bullet"/>
      <w:lvlText w:val="o"/>
      <w:lvlJc w:val="left"/>
      <w:pPr>
        <w:ind w:left="4320" w:hanging="360"/>
      </w:pPr>
      <w:rPr>
        <w:rFonts w:hint="default" w:ascii="Courier New" w:hAnsi="Courier New"/>
      </w:rPr>
    </w:lvl>
    <w:lvl w:ilvl="5" w:tplc="7AAA3F12">
      <w:start w:val="1"/>
      <w:numFmt w:val="bullet"/>
      <w:lvlText w:val=""/>
      <w:lvlJc w:val="left"/>
      <w:pPr>
        <w:ind w:left="5040" w:hanging="360"/>
      </w:pPr>
      <w:rPr>
        <w:rFonts w:hint="default" w:ascii="Wingdings" w:hAnsi="Wingdings"/>
      </w:rPr>
    </w:lvl>
    <w:lvl w:ilvl="6" w:tplc="E6107DEC">
      <w:start w:val="1"/>
      <w:numFmt w:val="bullet"/>
      <w:lvlText w:val=""/>
      <w:lvlJc w:val="left"/>
      <w:pPr>
        <w:ind w:left="5760" w:hanging="360"/>
      </w:pPr>
      <w:rPr>
        <w:rFonts w:hint="default" w:ascii="Symbol" w:hAnsi="Symbol"/>
      </w:rPr>
    </w:lvl>
    <w:lvl w:ilvl="7" w:tplc="5F2C8C6A">
      <w:start w:val="1"/>
      <w:numFmt w:val="bullet"/>
      <w:lvlText w:val="o"/>
      <w:lvlJc w:val="left"/>
      <w:pPr>
        <w:ind w:left="6480" w:hanging="360"/>
      </w:pPr>
      <w:rPr>
        <w:rFonts w:hint="default" w:ascii="Courier New" w:hAnsi="Courier New"/>
      </w:rPr>
    </w:lvl>
    <w:lvl w:ilvl="8" w:tplc="28686FD2">
      <w:start w:val="1"/>
      <w:numFmt w:val="bullet"/>
      <w:lvlText w:val=""/>
      <w:lvlJc w:val="left"/>
      <w:pPr>
        <w:ind w:left="7200" w:hanging="360"/>
      </w:pPr>
      <w:rPr>
        <w:rFonts w:hint="default" w:ascii="Wingdings" w:hAnsi="Wingdings"/>
      </w:rPr>
    </w:lvl>
  </w:abstractNum>
  <w:abstractNum w:abstractNumId="12" w15:restartNumberingAfterBreak="0">
    <w:nsid w:val="554F95A7"/>
    <w:multiLevelType w:val="hybridMultilevel"/>
    <w:tmpl w:val="FFFFFFFF"/>
    <w:lvl w:ilvl="0" w:tplc="6CD4A19A">
      <w:start w:val="1"/>
      <w:numFmt w:val="bullet"/>
      <w:lvlText w:val=""/>
      <w:lvlJc w:val="left"/>
      <w:pPr>
        <w:ind w:left="1080" w:hanging="360"/>
      </w:pPr>
      <w:rPr>
        <w:rFonts w:hint="default" w:ascii="Symbol" w:hAnsi="Symbol"/>
      </w:rPr>
    </w:lvl>
    <w:lvl w:ilvl="1" w:tplc="20441370">
      <w:start w:val="1"/>
      <w:numFmt w:val="bullet"/>
      <w:lvlText w:val="o"/>
      <w:lvlJc w:val="left"/>
      <w:pPr>
        <w:ind w:left="1800" w:hanging="360"/>
      </w:pPr>
      <w:rPr>
        <w:rFonts w:hint="default" w:ascii="Courier New" w:hAnsi="Courier New"/>
      </w:rPr>
    </w:lvl>
    <w:lvl w:ilvl="2" w:tplc="093EEC6C">
      <w:start w:val="1"/>
      <w:numFmt w:val="bullet"/>
      <w:lvlText w:val=""/>
      <w:lvlJc w:val="left"/>
      <w:pPr>
        <w:ind w:left="2520" w:hanging="360"/>
      </w:pPr>
      <w:rPr>
        <w:rFonts w:hint="default" w:ascii="Wingdings" w:hAnsi="Wingdings"/>
      </w:rPr>
    </w:lvl>
    <w:lvl w:ilvl="3" w:tplc="B4E0950A">
      <w:start w:val="1"/>
      <w:numFmt w:val="bullet"/>
      <w:lvlText w:val=""/>
      <w:lvlJc w:val="left"/>
      <w:pPr>
        <w:ind w:left="3240" w:hanging="360"/>
      </w:pPr>
      <w:rPr>
        <w:rFonts w:hint="default" w:ascii="Symbol" w:hAnsi="Symbol"/>
      </w:rPr>
    </w:lvl>
    <w:lvl w:ilvl="4" w:tplc="3BC2ECA0">
      <w:start w:val="1"/>
      <w:numFmt w:val="bullet"/>
      <w:lvlText w:val="o"/>
      <w:lvlJc w:val="left"/>
      <w:pPr>
        <w:ind w:left="3960" w:hanging="360"/>
      </w:pPr>
      <w:rPr>
        <w:rFonts w:hint="default" w:ascii="Courier New" w:hAnsi="Courier New"/>
      </w:rPr>
    </w:lvl>
    <w:lvl w:ilvl="5" w:tplc="4836B1F8">
      <w:start w:val="1"/>
      <w:numFmt w:val="bullet"/>
      <w:lvlText w:val=""/>
      <w:lvlJc w:val="left"/>
      <w:pPr>
        <w:ind w:left="4680" w:hanging="360"/>
      </w:pPr>
      <w:rPr>
        <w:rFonts w:hint="default" w:ascii="Wingdings" w:hAnsi="Wingdings"/>
      </w:rPr>
    </w:lvl>
    <w:lvl w:ilvl="6" w:tplc="E7C6138C">
      <w:start w:val="1"/>
      <w:numFmt w:val="bullet"/>
      <w:lvlText w:val=""/>
      <w:lvlJc w:val="left"/>
      <w:pPr>
        <w:ind w:left="5400" w:hanging="360"/>
      </w:pPr>
      <w:rPr>
        <w:rFonts w:hint="default" w:ascii="Symbol" w:hAnsi="Symbol"/>
      </w:rPr>
    </w:lvl>
    <w:lvl w:ilvl="7" w:tplc="48F435E0">
      <w:start w:val="1"/>
      <w:numFmt w:val="bullet"/>
      <w:lvlText w:val="o"/>
      <w:lvlJc w:val="left"/>
      <w:pPr>
        <w:ind w:left="6120" w:hanging="360"/>
      </w:pPr>
      <w:rPr>
        <w:rFonts w:hint="default" w:ascii="Courier New" w:hAnsi="Courier New"/>
      </w:rPr>
    </w:lvl>
    <w:lvl w:ilvl="8" w:tplc="58B80D4E">
      <w:start w:val="1"/>
      <w:numFmt w:val="bullet"/>
      <w:lvlText w:val=""/>
      <w:lvlJc w:val="left"/>
      <w:pPr>
        <w:ind w:left="6840" w:hanging="360"/>
      </w:pPr>
      <w:rPr>
        <w:rFonts w:hint="default" w:ascii="Wingdings" w:hAnsi="Wingdings"/>
      </w:rPr>
    </w:lvl>
  </w:abstractNum>
  <w:abstractNum w:abstractNumId="13" w15:restartNumberingAfterBreak="0">
    <w:nsid w:val="59025DC7"/>
    <w:multiLevelType w:val="hybridMultilevel"/>
    <w:tmpl w:val="EE8615D6"/>
    <w:lvl w:ilvl="0" w:tplc="929E3F02">
      <w:start w:val="1"/>
      <w:numFmt w:val="bullet"/>
      <w:lvlText w:val=""/>
      <w:lvlJc w:val="left"/>
      <w:pPr>
        <w:ind w:left="1080" w:hanging="360"/>
      </w:pPr>
      <w:rPr>
        <w:rFonts w:hint="default" w:ascii="Symbol" w:hAnsi="Symbol"/>
      </w:rPr>
    </w:lvl>
    <w:lvl w:ilvl="1" w:tplc="9484FBD8" w:tentative="1">
      <w:start w:val="1"/>
      <w:numFmt w:val="bullet"/>
      <w:lvlText w:val="o"/>
      <w:lvlJc w:val="left"/>
      <w:pPr>
        <w:ind w:left="1800" w:hanging="360"/>
      </w:pPr>
      <w:rPr>
        <w:rFonts w:hint="default" w:ascii="Courier New" w:hAnsi="Courier New"/>
      </w:rPr>
    </w:lvl>
    <w:lvl w:ilvl="2" w:tplc="548CD4BA" w:tentative="1">
      <w:start w:val="1"/>
      <w:numFmt w:val="bullet"/>
      <w:lvlText w:val=""/>
      <w:lvlJc w:val="left"/>
      <w:pPr>
        <w:ind w:left="2520" w:hanging="360"/>
      </w:pPr>
      <w:rPr>
        <w:rFonts w:hint="default" w:ascii="Wingdings" w:hAnsi="Wingdings"/>
      </w:rPr>
    </w:lvl>
    <w:lvl w:ilvl="3" w:tplc="8B10744A" w:tentative="1">
      <w:start w:val="1"/>
      <w:numFmt w:val="bullet"/>
      <w:lvlText w:val=""/>
      <w:lvlJc w:val="left"/>
      <w:pPr>
        <w:ind w:left="3240" w:hanging="360"/>
      </w:pPr>
      <w:rPr>
        <w:rFonts w:hint="default" w:ascii="Symbol" w:hAnsi="Symbol"/>
      </w:rPr>
    </w:lvl>
    <w:lvl w:ilvl="4" w:tplc="C7C42EE0" w:tentative="1">
      <w:start w:val="1"/>
      <w:numFmt w:val="bullet"/>
      <w:lvlText w:val="o"/>
      <w:lvlJc w:val="left"/>
      <w:pPr>
        <w:ind w:left="3960" w:hanging="360"/>
      </w:pPr>
      <w:rPr>
        <w:rFonts w:hint="default" w:ascii="Courier New" w:hAnsi="Courier New"/>
      </w:rPr>
    </w:lvl>
    <w:lvl w:ilvl="5" w:tplc="BFC8F470" w:tentative="1">
      <w:start w:val="1"/>
      <w:numFmt w:val="bullet"/>
      <w:lvlText w:val=""/>
      <w:lvlJc w:val="left"/>
      <w:pPr>
        <w:ind w:left="4680" w:hanging="360"/>
      </w:pPr>
      <w:rPr>
        <w:rFonts w:hint="default" w:ascii="Wingdings" w:hAnsi="Wingdings"/>
      </w:rPr>
    </w:lvl>
    <w:lvl w:ilvl="6" w:tplc="EF2CF54A" w:tentative="1">
      <w:start w:val="1"/>
      <w:numFmt w:val="bullet"/>
      <w:lvlText w:val=""/>
      <w:lvlJc w:val="left"/>
      <w:pPr>
        <w:ind w:left="5400" w:hanging="360"/>
      </w:pPr>
      <w:rPr>
        <w:rFonts w:hint="default" w:ascii="Symbol" w:hAnsi="Symbol"/>
      </w:rPr>
    </w:lvl>
    <w:lvl w:ilvl="7" w:tplc="C3ECC58C" w:tentative="1">
      <w:start w:val="1"/>
      <w:numFmt w:val="bullet"/>
      <w:lvlText w:val="o"/>
      <w:lvlJc w:val="left"/>
      <w:pPr>
        <w:ind w:left="6120" w:hanging="360"/>
      </w:pPr>
      <w:rPr>
        <w:rFonts w:hint="default" w:ascii="Courier New" w:hAnsi="Courier New"/>
      </w:rPr>
    </w:lvl>
    <w:lvl w:ilvl="8" w:tplc="30FC966C" w:tentative="1">
      <w:start w:val="1"/>
      <w:numFmt w:val="bullet"/>
      <w:lvlText w:val=""/>
      <w:lvlJc w:val="left"/>
      <w:pPr>
        <w:ind w:left="6840" w:hanging="360"/>
      </w:pPr>
      <w:rPr>
        <w:rFonts w:hint="default" w:ascii="Wingdings" w:hAnsi="Wingdings"/>
      </w:rPr>
    </w:lvl>
  </w:abstractNum>
  <w:abstractNum w:abstractNumId="14" w15:restartNumberingAfterBreak="0">
    <w:nsid w:val="5F6BBA8D"/>
    <w:multiLevelType w:val="hybridMultilevel"/>
    <w:tmpl w:val="FFFFFFFF"/>
    <w:lvl w:ilvl="0" w:tplc="832E1074">
      <w:start w:val="1"/>
      <w:numFmt w:val="bullet"/>
      <w:lvlText w:val=""/>
      <w:lvlJc w:val="left"/>
      <w:pPr>
        <w:ind w:left="1440" w:hanging="360"/>
      </w:pPr>
      <w:rPr>
        <w:rFonts w:hint="default" w:ascii="Symbol" w:hAnsi="Symbol"/>
      </w:rPr>
    </w:lvl>
    <w:lvl w:ilvl="1" w:tplc="B4B4D1AA">
      <w:start w:val="1"/>
      <w:numFmt w:val="bullet"/>
      <w:lvlText w:val="o"/>
      <w:lvlJc w:val="left"/>
      <w:pPr>
        <w:ind w:left="2160" w:hanging="360"/>
      </w:pPr>
      <w:rPr>
        <w:rFonts w:hint="default" w:ascii="Courier New" w:hAnsi="Courier New"/>
      </w:rPr>
    </w:lvl>
    <w:lvl w:ilvl="2" w:tplc="1B4A4F9C">
      <w:start w:val="1"/>
      <w:numFmt w:val="bullet"/>
      <w:lvlText w:val=""/>
      <w:lvlJc w:val="left"/>
      <w:pPr>
        <w:ind w:left="2880" w:hanging="360"/>
      </w:pPr>
      <w:rPr>
        <w:rFonts w:hint="default" w:ascii="Wingdings" w:hAnsi="Wingdings"/>
      </w:rPr>
    </w:lvl>
    <w:lvl w:ilvl="3" w:tplc="A378CFB8">
      <w:start w:val="1"/>
      <w:numFmt w:val="bullet"/>
      <w:lvlText w:val=""/>
      <w:lvlJc w:val="left"/>
      <w:pPr>
        <w:ind w:left="3600" w:hanging="360"/>
      </w:pPr>
      <w:rPr>
        <w:rFonts w:hint="default" w:ascii="Symbol" w:hAnsi="Symbol"/>
      </w:rPr>
    </w:lvl>
    <w:lvl w:ilvl="4" w:tplc="66CE8D16">
      <w:start w:val="1"/>
      <w:numFmt w:val="bullet"/>
      <w:lvlText w:val="o"/>
      <w:lvlJc w:val="left"/>
      <w:pPr>
        <w:ind w:left="4320" w:hanging="360"/>
      </w:pPr>
      <w:rPr>
        <w:rFonts w:hint="default" w:ascii="Courier New" w:hAnsi="Courier New"/>
      </w:rPr>
    </w:lvl>
    <w:lvl w:ilvl="5" w:tplc="0C7E8B88">
      <w:start w:val="1"/>
      <w:numFmt w:val="bullet"/>
      <w:lvlText w:val=""/>
      <w:lvlJc w:val="left"/>
      <w:pPr>
        <w:ind w:left="5040" w:hanging="360"/>
      </w:pPr>
      <w:rPr>
        <w:rFonts w:hint="default" w:ascii="Wingdings" w:hAnsi="Wingdings"/>
      </w:rPr>
    </w:lvl>
    <w:lvl w:ilvl="6" w:tplc="4B18337E">
      <w:start w:val="1"/>
      <w:numFmt w:val="bullet"/>
      <w:lvlText w:val=""/>
      <w:lvlJc w:val="left"/>
      <w:pPr>
        <w:ind w:left="5760" w:hanging="360"/>
      </w:pPr>
      <w:rPr>
        <w:rFonts w:hint="default" w:ascii="Symbol" w:hAnsi="Symbol"/>
      </w:rPr>
    </w:lvl>
    <w:lvl w:ilvl="7" w:tplc="CC34674E">
      <w:start w:val="1"/>
      <w:numFmt w:val="bullet"/>
      <w:lvlText w:val="o"/>
      <w:lvlJc w:val="left"/>
      <w:pPr>
        <w:ind w:left="6480" w:hanging="360"/>
      </w:pPr>
      <w:rPr>
        <w:rFonts w:hint="default" w:ascii="Courier New" w:hAnsi="Courier New"/>
      </w:rPr>
    </w:lvl>
    <w:lvl w:ilvl="8" w:tplc="9B9071DA">
      <w:start w:val="1"/>
      <w:numFmt w:val="bullet"/>
      <w:lvlText w:val=""/>
      <w:lvlJc w:val="left"/>
      <w:pPr>
        <w:ind w:left="7200" w:hanging="360"/>
      </w:pPr>
      <w:rPr>
        <w:rFonts w:hint="default" w:ascii="Wingdings" w:hAnsi="Wingdings"/>
      </w:rPr>
    </w:lvl>
  </w:abstractNum>
  <w:abstractNum w:abstractNumId="15" w15:restartNumberingAfterBreak="0">
    <w:nsid w:val="65CA8C12"/>
    <w:multiLevelType w:val="hybridMultilevel"/>
    <w:tmpl w:val="FCC497C2"/>
    <w:lvl w:ilvl="0" w:tplc="5610FB64">
      <w:start w:val="1"/>
      <w:numFmt w:val="bullet"/>
      <w:lvlText w:val=""/>
      <w:lvlJc w:val="left"/>
      <w:pPr>
        <w:ind w:left="1080" w:hanging="360"/>
      </w:pPr>
      <w:rPr>
        <w:rFonts w:hint="default" w:ascii="Symbol" w:hAnsi="Symbol"/>
      </w:rPr>
    </w:lvl>
    <w:lvl w:ilvl="1" w:tplc="D2CEE8D2">
      <w:start w:val="1"/>
      <w:numFmt w:val="bullet"/>
      <w:lvlText w:val="o"/>
      <w:lvlJc w:val="left"/>
      <w:pPr>
        <w:ind w:left="1800" w:hanging="360"/>
      </w:pPr>
      <w:rPr>
        <w:rFonts w:hint="default" w:ascii="Courier New" w:hAnsi="Courier New"/>
      </w:rPr>
    </w:lvl>
    <w:lvl w:ilvl="2" w:tplc="72769A2E">
      <w:start w:val="1"/>
      <w:numFmt w:val="bullet"/>
      <w:lvlText w:val=""/>
      <w:lvlJc w:val="left"/>
      <w:pPr>
        <w:ind w:left="2520" w:hanging="360"/>
      </w:pPr>
      <w:rPr>
        <w:rFonts w:hint="default" w:ascii="Wingdings" w:hAnsi="Wingdings"/>
      </w:rPr>
    </w:lvl>
    <w:lvl w:ilvl="3" w:tplc="6DCCC2F4">
      <w:start w:val="1"/>
      <w:numFmt w:val="bullet"/>
      <w:lvlText w:val=""/>
      <w:lvlJc w:val="left"/>
      <w:pPr>
        <w:ind w:left="3240" w:hanging="360"/>
      </w:pPr>
      <w:rPr>
        <w:rFonts w:hint="default" w:ascii="Symbol" w:hAnsi="Symbol"/>
      </w:rPr>
    </w:lvl>
    <w:lvl w:ilvl="4" w:tplc="B65C5A18">
      <w:start w:val="1"/>
      <w:numFmt w:val="bullet"/>
      <w:lvlText w:val="o"/>
      <w:lvlJc w:val="left"/>
      <w:pPr>
        <w:ind w:left="3960" w:hanging="360"/>
      </w:pPr>
      <w:rPr>
        <w:rFonts w:hint="default" w:ascii="Courier New" w:hAnsi="Courier New"/>
      </w:rPr>
    </w:lvl>
    <w:lvl w:ilvl="5" w:tplc="BB90119C">
      <w:start w:val="1"/>
      <w:numFmt w:val="bullet"/>
      <w:lvlText w:val=""/>
      <w:lvlJc w:val="left"/>
      <w:pPr>
        <w:ind w:left="4680" w:hanging="360"/>
      </w:pPr>
      <w:rPr>
        <w:rFonts w:hint="default" w:ascii="Wingdings" w:hAnsi="Wingdings"/>
      </w:rPr>
    </w:lvl>
    <w:lvl w:ilvl="6" w:tplc="101C55C4">
      <w:start w:val="1"/>
      <w:numFmt w:val="bullet"/>
      <w:lvlText w:val=""/>
      <w:lvlJc w:val="left"/>
      <w:pPr>
        <w:ind w:left="5400" w:hanging="360"/>
      </w:pPr>
      <w:rPr>
        <w:rFonts w:hint="default" w:ascii="Symbol" w:hAnsi="Symbol"/>
      </w:rPr>
    </w:lvl>
    <w:lvl w:ilvl="7" w:tplc="CC8A5010">
      <w:start w:val="1"/>
      <w:numFmt w:val="bullet"/>
      <w:lvlText w:val="o"/>
      <w:lvlJc w:val="left"/>
      <w:pPr>
        <w:ind w:left="6120" w:hanging="360"/>
      </w:pPr>
      <w:rPr>
        <w:rFonts w:hint="default" w:ascii="Courier New" w:hAnsi="Courier New"/>
      </w:rPr>
    </w:lvl>
    <w:lvl w:ilvl="8" w:tplc="F164389E">
      <w:start w:val="1"/>
      <w:numFmt w:val="bullet"/>
      <w:lvlText w:val=""/>
      <w:lvlJc w:val="left"/>
      <w:pPr>
        <w:ind w:left="6840" w:hanging="360"/>
      </w:pPr>
      <w:rPr>
        <w:rFonts w:hint="default" w:ascii="Wingdings" w:hAnsi="Wingdings"/>
      </w:rPr>
    </w:lvl>
  </w:abstractNum>
  <w:abstractNum w:abstractNumId="16" w15:restartNumberingAfterBreak="0">
    <w:nsid w:val="662209E8"/>
    <w:multiLevelType w:val="hybridMultilevel"/>
    <w:tmpl w:val="FFFFFFFF"/>
    <w:lvl w:ilvl="0" w:tplc="4AF2A320">
      <w:start w:val="1"/>
      <w:numFmt w:val="bullet"/>
      <w:lvlText w:val=""/>
      <w:lvlJc w:val="left"/>
      <w:pPr>
        <w:ind w:left="1440" w:hanging="360"/>
      </w:pPr>
      <w:rPr>
        <w:rFonts w:hint="default" w:ascii="Symbol" w:hAnsi="Symbol"/>
      </w:rPr>
    </w:lvl>
    <w:lvl w:ilvl="1" w:tplc="7B668C68">
      <w:start w:val="1"/>
      <w:numFmt w:val="bullet"/>
      <w:lvlText w:val="o"/>
      <w:lvlJc w:val="left"/>
      <w:pPr>
        <w:ind w:left="2160" w:hanging="360"/>
      </w:pPr>
      <w:rPr>
        <w:rFonts w:hint="default" w:ascii="Courier New" w:hAnsi="Courier New"/>
      </w:rPr>
    </w:lvl>
    <w:lvl w:ilvl="2" w:tplc="FC281B82">
      <w:start w:val="1"/>
      <w:numFmt w:val="bullet"/>
      <w:lvlText w:val=""/>
      <w:lvlJc w:val="left"/>
      <w:pPr>
        <w:ind w:left="2880" w:hanging="360"/>
      </w:pPr>
      <w:rPr>
        <w:rFonts w:hint="default" w:ascii="Wingdings" w:hAnsi="Wingdings"/>
      </w:rPr>
    </w:lvl>
    <w:lvl w:ilvl="3" w:tplc="940C1480">
      <w:start w:val="1"/>
      <w:numFmt w:val="bullet"/>
      <w:lvlText w:val=""/>
      <w:lvlJc w:val="left"/>
      <w:pPr>
        <w:ind w:left="3600" w:hanging="360"/>
      </w:pPr>
      <w:rPr>
        <w:rFonts w:hint="default" w:ascii="Symbol" w:hAnsi="Symbol"/>
      </w:rPr>
    </w:lvl>
    <w:lvl w:ilvl="4" w:tplc="F11AFFF8">
      <w:start w:val="1"/>
      <w:numFmt w:val="bullet"/>
      <w:lvlText w:val="o"/>
      <w:lvlJc w:val="left"/>
      <w:pPr>
        <w:ind w:left="4320" w:hanging="360"/>
      </w:pPr>
      <w:rPr>
        <w:rFonts w:hint="default" w:ascii="Courier New" w:hAnsi="Courier New"/>
      </w:rPr>
    </w:lvl>
    <w:lvl w:ilvl="5" w:tplc="82847086">
      <w:start w:val="1"/>
      <w:numFmt w:val="bullet"/>
      <w:lvlText w:val=""/>
      <w:lvlJc w:val="left"/>
      <w:pPr>
        <w:ind w:left="5040" w:hanging="360"/>
      </w:pPr>
      <w:rPr>
        <w:rFonts w:hint="default" w:ascii="Wingdings" w:hAnsi="Wingdings"/>
      </w:rPr>
    </w:lvl>
    <w:lvl w:ilvl="6" w:tplc="37F03AEC">
      <w:start w:val="1"/>
      <w:numFmt w:val="bullet"/>
      <w:lvlText w:val=""/>
      <w:lvlJc w:val="left"/>
      <w:pPr>
        <w:ind w:left="5760" w:hanging="360"/>
      </w:pPr>
      <w:rPr>
        <w:rFonts w:hint="default" w:ascii="Symbol" w:hAnsi="Symbol"/>
      </w:rPr>
    </w:lvl>
    <w:lvl w:ilvl="7" w:tplc="03FE703C">
      <w:start w:val="1"/>
      <w:numFmt w:val="bullet"/>
      <w:lvlText w:val="o"/>
      <w:lvlJc w:val="left"/>
      <w:pPr>
        <w:ind w:left="6480" w:hanging="360"/>
      </w:pPr>
      <w:rPr>
        <w:rFonts w:hint="default" w:ascii="Courier New" w:hAnsi="Courier New"/>
      </w:rPr>
    </w:lvl>
    <w:lvl w:ilvl="8" w:tplc="4CD86638">
      <w:start w:val="1"/>
      <w:numFmt w:val="bullet"/>
      <w:lvlText w:val=""/>
      <w:lvlJc w:val="left"/>
      <w:pPr>
        <w:ind w:left="7200" w:hanging="360"/>
      </w:pPr>
      <w:rPr>
        <w:rFonts w:hint="default" w:ascii="Wingdings" w:hAnsi="Wingdings"/>
      </w:rPr>
    </w:lvl>
  </w:abstractNum>
  <w:abstractNum w:abstractNumId="17" w15:restartNumberingAfterBreak="0">
    <w:nsid w:val="666D234F"/>
    <w:multiLevelType w:val="hybridMultilevel"/>
    <w:tmpl w:val="A9A0C83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682B06F2"/>
    <w:multiLevelType w:val="hybridMultilevel"/>
    <w:tmpl w:val="21528A9E"/>
    <w:lvl w:ilvl="0" w:tplc="412823E0">
      <w:start w:val="1"/>
      <w:numFmt w:val="bullet"/>
      <w:lvlText w:val=""/>
      <w:lvlJc w:val="left"/>
      <w:pPr>
        <w:ind w:left="1800" w:hanging="360"/>
      </w:pPr>
      <w:rPr>
        <w:rFonts w:hint="default" w:ascii="Symbol" w:hAnsi="Symbol"/>
      </w:rPr>
    </w:lvl>
    <w:lvl w:ilvl="1" w:tplc="A9A0F264">
      <w:start w:val="1"/>
      <w:numFmt w:val="bullet"/>
      <w:lvlText w:val="o"/>
      <w:lvlJc w:val="left"/>
      <w:pPr>
        <w:ind w:left="2520" w:hanging="360"/>
      </w:pPr>
      <w:rPr>
        <w:rFonts w:hint="default" w:ascii="Courier New" w:hAnsi="Courier New"/>
      </w:rPr>
    </w:lvl>
    <w:lvl w:ilvl="2" w:tplc="706C6A0C">
      <w:start w:val="1"/>
      <w:numFmt w:val="bullet"/>
      <w:lvlText w:val=""/>
      <w:lvlJc w:val="left"/>
      <w:pPr>
        <w:ind w:left="3240" w:hanging="360"/>
      </w:pPr>
      <w:rPr>
        <w:rFonts w:hint="default" w:ascii="Wingdings" w:hAnsi="Wingdings"/>
      </w:rPr>
    </w:lvl>
    <w:lvl w:ilvl="3" w:tplc="AD425146">
      <w:start w:val="1"/>
      <w:numFmt w:val="bullet"/>
      <w:lvlText w:val=""/>
      <w:lvlJc w:val="left"/>
      <w:pPr>
        <w:ind w:left="3960" w:hanging="360"/>
      </w:pPr>
      <w:rPr>
        <w:rFonts w:hint="default" w:ascii="Symbol" w:hAnsi="Symbol"/>
      </w:rPr>
    </w:lvl>
    <w:lvl w:ilvl="4" w:tplc="44B08192">
      <w:start w:val="1"/>
      <w:numFmt w:val="bullet"/>
      <w:lvlText w:val="o"/>
      <w:lvlJc w:val="left"/>
      <w:pPr>
        <w:ind w:left="4680" w:hanging="360"/>
      </w:pPr>
      <w:rPr>
        <w:rFonts w:hint="default" w:ascii="Courier New" w:hAnsi="Courier New"/>
      </w:rPr>
    </w:lvl>
    <w:lvl w:ilvl="5" w:tplc="5A58601A">
      <w:start w:val="1"/>
      <w:numFmt w:val="bullet"/>
      <w:lvlText w:val=""/>
      <w:lvlJc w:val="left"/>
      <w:pPr>
        <w:ind w:left="5400" w:hanging="360"/>
      </w:pPr>
      <w:rPr>
        <w:rFonts w:hint="default" w:ascii="Wingdings" w:hAnsi="Wingdings"/>
      </w:rPr>
    </w:lvl>
    <w:lvl w:ilvl="6" w:tplc="53845B4C">
      <w:start w:val="1"/>
      <w:numFmt w:val="bullet"/>
      <w:lvlText w:val=""/>
      <w:lvlJc w:val="left"/>
      <w:pPr>
        <w:ind w:left="6120" w:hanging="360"/>
      </w:pPr>
      <w:rPr>
        <w:rFonts w:hint="default" w:ascii="Symbol" w:hAnsi="Symbol"/>
      </w:rPr>
    </w:lvl>
    <w:lvl w:ilvl="7" w:tplc="FA0C56B2">
      <w:start w:val="1"/>
      <w:numFmt w:val="bullet"/>
      <w:lvlText w:val="o"/>
      <w:lvlJc w:val="left"/>
      <w:pPr>
        <w:ind w:left="6840" w:hanging="360"/>
      </w:pPr>
      <w:rPr>
        <w:rFonts w:hint="default" w:ascii="Courier New" w:hAnsi="Courier New"/>
      </w:rPr>
    </w:lvl>
    <w:lvl w:ilvl="8" w:tplc="44E44B48">
      <w:start w:val="1"/>
      <w:numFmt w:val="bullet"/>
      <w:lvlText w:val=""/>
      <w:lvlJc w:val="left"/>
      <w:pPr>
        <w:ind w:left="7560" w:hanging="360"/>
      </w:pPr>
      <w:rPr>
        <w:rFonts w:hint="default" w:ascii="Wingdings" w:hAnsi="Wingdings"/>
      </w:rPr>
    </w:lvl>
  </w:abstractNum>
  <w:abstractNum w:abstractNumId="19" w15:restartNumberingAfterBreak="0">
    <w:nsid w:val="706485C1"/>
    <w:multiLevelType w:val="hybridMultilevel"/>
    <w:tmpl w:val="9D009622"/>
    <w:lvl w:ilvl="0" w:tplc="0E786786">
      <w:start w:val="1"/>
      <w:numFmt w:val="bullet"/>
      <w:lvlText w:val=""/>
      <w:lvlJc w:val="left"/>
      <w:pPr>
        <w:ind w:left="1080" w:hanging="360"/>
      </w:pPr>
      <w:rPr>
        <w:rFonts w:hint="default" w:ascii="Symbol" w:hAnsi="Symbol"/>
      </w:rPr>
    </w:lvl>
    <w:lvl w:ilvl="1" w:tplc="14A2DF92">
      <w:start w:val="1"/>
      <w:numFmt w:val="bullet"/>
      <w:lvlText w:val="o"/>
      <w:lvlJc w:val="left"/>
      <w:pPr>
        <w:ind w:left="1800" w:hanging="360"/>
      </w:pPr>
      <w:rPr>
        <w:rFonts w:hint="default" w:ascii="Courier New" w:hAnsi="Courier New"/>
      </w:rPr>
    </w:lvl>
    <w:lvl w:ilvl="2" w:tplc="82D83E54">
      <w:start w:val="1"/>
      <w:numFmt w:val="bullet"/>
      <w:lvlText w:val=""/>
      <w:lvlJc w:val="left"/>
      <w:pPr>
        <w:ind w:left="2520" w:hanging="360"/>
      </w:pPr>
      <w:rPr>
        <w:rFonts w:hint="default" w:ascii="Wingdings" w:hAnsi="Wingdings"/>
      </w:rPr>
    </w:lvl>
    <w:lvl w:ilvl="3" w:tplc="90BE4082">
      <w:start w:val="1"/>
      <w:numFmt w:val="bullet"/>
      <w:lvlText w:val=""/>
      <w:lvlJc w:val="left"/>
      <w:pPr>
        <w:ind w:left="3240" w:hanging="360"/>
      </w:pPr>
      <w:rPr>
        <w:rFonts w:hint="default" w:ascii="Symbol" w:hAnsi="Symbol"/>
      </w:rPr>
    </w:lvl>
    <w:lvl w:ilvl="4" w:tplc="235E2096">
      <w:start w:val="1"/>
      <w:numFmt w:val="bullet"/>
      <w:lvlText w:val="o"/>
      <w:lvlJc w:val="left"/>
      <w:pPr>
        <w:ind w:left="3960" w:hanging="360"/>
      </w:pPr>
      <w:rPr>
        <w:rFonts w:hint="default" w:ascii="Courier New" w:hAnsi="Courier New"/>
      </w:rPr>
    </w:lvl>
    <w:lvl w:ilvl="5" w:tplc="69C04230">
      <w:start w:val="1"/>
      <w:numFmt w:val="bullet"/>
      <w:lvlText w:val=""/>
      <w:lvlJc w:val="left"/>
      <w:pPr>
        <w:ind w:left="4680" w:hanging="360"/>
      </w:pPr>
      <w:rPr>
        <w:rFonts w:hint="default" w:ascii="Wingdings" w:hAnsi="Wingdings"/>
      </w:rPr>
    </w:lvl>
    <w:lvl w:ilvl="6" w:tplc="774032BA">
      <w:start w:val="1"/>
      <w:numFmt w:val="bullet"/>
      <w:lvlText w:val=""/>
      <w:lvlJc w:val="left"/>
      <w:pPr>
        <w:ind w:left="5400" w:hanging="360"/>
      </w:pPr>
      <w:rPr>
        <w:rFonts w:hint="default" w:ascii="Symbol" w:hAnsi="Symbol"/>
      </w:rPr>
    </w:lvl>
    <w:lvl w:ilvl="7" w:tplc="8BE4344A">
      <w:start w:val="1"/>
      <w:numFmt w:val="bullet"/>
      <w:lvlText w:val="o"/>
      <w:lvlJc w:val="left"/>
      <w:pPr>
        <w:ind w:left="6120" w:hanging="360"/>
      </w:pPr>
      <w:rPr>
        <w:rFonts w:hint="default" w:ascii="Courier New" w:hAnsi="Courier New"/>
      </w:rPr>
    </w:lvl>
    <w:lvl w:ilvl="8" w:tplc="59A0DD88">
      <w:start w:val="1"/>
      <w:numFmt w:val="bullet"/>
      <w:lvlText w:val=""/>
      <w:lvlJc w:val="left"/>
      <w:pPr>
        <w:ind w:left="6840" w:hanging="360"/>
      </w:pPr>
      <w:rPr>
        <w:rFonts w:hint="default" w:ascii="Wingdings" w:hAnsi="Wingdings"/>
      </w:rPr>
    </w:lvl>
  </w:abstractNum>
  <w:abstractNum w:abstractNumId="20" w15:restartNumberingAfterBreak="0">
    <w:nsid w:val="7A31E01D"/>
    <w:multiLevelType w:val="hybridMultilevel"/>
    <w:tmpl w:val="FFFFFFFF"/>
    <w:lvl w:ilvl="0" w:tplc="345CF8BA">
      <w:start w:val="1"/>
      <w:numFmt w:val="lowerLetter"/>
      <w:lvlText w:val="%1."/>
      <w:lvlJc w:val="left"/>
      <w:pPr>
        <w:ind w:left="1080" w:hanging="360"/>
      </w:pPr>
    </w:lvl>
    <w:lvl w:ilvl="1" w:tplc="8C8E89CA">
      <w:start w:val="1"/>
      <w:numFmt w:val="lowerLetter"/>
      <w:lvlText w:val="%2."/>
      <w:lvlJc w:val="left"/>
      <w:pPr>
        <w:ind w:left="1800" w:hanging="360"/>
      </w:pPr>
    </w:lvl>
    <w:lvl w:ilvl="2" w:tplc="AF32A0F4">
      <w:start w:val="1"/>
      <w:numFmt w:val="lowerRoman"/>
      <w:lvlText w:val="%3."/>
      <w:lvlJc w:val="right"/>
      <w:pPr>
        <w:ind w:left="2520" w:hanging="180"/>
      </w:pPr>
    </w:lvl>
    <w:lvl w:ilvl="3" w:tplc="3E3E50E6">
      <w:start w:val="1"/>
      <w:numFmt w:val="decimal"/>
      <w:lvlText w:val="%4."/>
      <w:lvlJc w:val="left"/>
      <w:pPr>
        <w:ind w:left="3240" w:hanging="360"/>
      </w:pPr>
    </w:lvl>
    <w:lvl w:ilvl="4" w:tplc="175EF85A">
      <w:start w:val="1"/>
      <w:numFmt w:val="lowerLetter"/>
      <w:lvlText w:val="%5."/>
      <w:lvlJc w:val="left"/>
      <w:pPr>
        <w:ind w:left="3960" w:hanging="360"/>
      </w:pPr>
    </w:lvl>
    <w:lvl w:ilvl="5" w:tplc="2F3A4A6E">
      <w:start w:val="1"/>
      <w:numFmt w:val="lowerRoman"/>
      <w:lvlText w:val="%6."/>
      <w:lvlJc w:val="right"/>
      <w:pPr>
        <w:ind w:left="4680" w:hanging="180"/>
      </w:pPr>
    </w:lvl>
    <w:lvl w:ilvl="6" w:tplc="E1BCA302">
      <w:start w:val="1"/>
      <w:numFmt w:val="decimal"/>
      <w:lvlText w:val="%7."/>
      <w:lvlJc w:val="left"/>
      <w:pPr>
        <w:ind w:left="5400" w:hanging="360"/>
      </w:pPr>
    </w:lvl>
    <w:lvl w:ilvl="7" w:tplc="27AA1654">
      <w:start w:val="1"/>
      <w:numFmt w:val="lowerLetter"/>
      <w:lvlText w:val="%8."/>
      <w:lvlJc w:val="left"/>
      <w:pPr>
        <w:ind w:left="6120" w:hanging="360"/>
      </w:pPr>
    </w:lvl>
    <w:lvl w:ilvl="8" w:tplc="04AE02C4">
      <w:start w:val="1"/>
      <w:numFmt w:val="lowerRoman"/>
      <w:lvlText w:val="%9."/>
      <w:lvlJc w:val="right"/>
      <w:pPr>
        <w:ind w:left="6840" w:hanging="180"/>
      </w:pPr>
    </w:lvl>
  </w:abstractNum>
  <w:num w:numId="1" w16cid:durableId="1119756883">
    <w:abstractNumId w:val="10"/>
  </w:num>
  <w:num w:numId="2" w16cid:durableId="532575667">
    <w:abstractNumId w:val="7"/>
  </w:num>
  <w:num w:numId="3" w16cid:durableId="990402377">
    <w:abstractNumId w:val="1"/>
  </w:num>
  <w:num w:numId="4" w16cid:durableId="1177160408">
    <w:abstractNumId w:val="15"/>
  </w:num>
  <w:num w:numId="5" w16cid:durableId="1843278650">
    <w:abstractNumId w:val="6"/>
  </w:num>
  <w:num w:numId="6" w16cid:durableId="1202354342">
    <w:abstractNumId w:val="4"/>
  </w:num>
  <w:num w:numId="7" w16cid:durableId="1492059958">
    <w:abstractNumId w:val="19"/>
  </w:num>
  <w:num w:numId="8" w16cid:durableId="1701004476">
    <w:abstractNumId w:val="8"/>
  </w:num>
  <w:num w:numId="9" w16cid:durableId="2073500444">
    <w:abstractNumId w:val="18"/>
  </w:num>
  <w:num w:numId="10" w16cid:durableId="1798179159">
    <w:abstractNumId w:val="14"/>
  </w:num>
  <w:num w:numId="11" w16cid:durableId="1430347415">
    <w:abstractNumId w:val="9"/>
  </w:num>
  <w:num w:numId="12" w16cid:durableId="246041155">
    <w:abstractNumId w:val="5"/>
  </w:num>
  <w:num w:numId="13" w16cid:durableId="1114325343">
    <w:abstractNumId w:val="16"/>
  </w:num>
  <w:num w:numId="14" w16cid:durableId="1665477673">
    <w:abstractNumId w:val="11"/>
  </w:num>
  <w:num w:numId="15" w16cid:durableId="812410290">
    <w:abstractNumId w:val="12"/>
  </w:num>
  <w:num w:numId="16" w16cid:durableId="879634322">
    <w:abstractNumId w:val="0"/>
  </w:num>
  <w:num w:numId="17" w16cid:durableId="782000784">
    <w:abstractNumId w:val="20"/>
  </w:num>
  <w:num w:numId="18" w16cid:durableId="463156322">
    <w:abstractNumId w:val="2"/>
  </w:num>
  <w:num w:numId="19" w16cid:durableId="706025208">
    <w:abstractNumId w:val="17"/>
  </w:num>
  <w:num w:numId="20" w16cid:durableId="2141261733">
    <w:abstractNumId w:val="13"/>
  </w:num>
  <w:num w:numId="21" w16cid:durableId="91317831">
    <w:abstractNumId w:val="3"/>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mstrong, Cliff D. (Quantum Management, Llc)">
    <w15:presenceInfo w15:providerId="AD" w15:userId="S::cliff.armstrong@va.gov::9b9b5d4f-2a4d-47f6-860f-fbd73332c0f3"/>
  </w15:person>
  <w15:person w15:author="Simpson, Svatka (IBM)">
    <w15:presenceInfo w15:providerId="AD" w15:userId="S::svatava.simpson@va.gov::aab8d454-ca77-4311-bd44-1dd4c2adbb4b"/>
  </w15:person>
  <w15:person w15:author="Simpson, Svatka (IBM) [2]">
    <w15:presenceInfo w15:providerId="AD" w15:userId="S::SVATAVA.SIMPSON@va.gov::aab8d454-ca77-4311-bd44-1dd4c2adbb4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081"/>
    <w:rsid w:val="00000F61"/>
    <w:rsid w:val="00003785"/>
    <w:rsid w:val="00003AE7"/>
    <w:rsid w:val="00004045"/>
    <w:rsid w:val="00005703"/>
    <w:rsid w:val="000057A1"/>
    <w:rsid w:val="00005D44"/>
    <w:rsid w:val="000075C6"/>
    <w:rsid w:val="0001004B"/>
    <w:rsid w:val="00011ED8"/>
    <w:rsid w:val="00013436"/>
    <w:rsid w:val="0001646B"/>
    <w:rsid w:val="00016568"/>
    <w:rsid w:val="000174B8"/>
    <w:rsid w:val="00017C2E"/>
    <w:rsid w:val="000218BA"/>
    <w:rsid w:val="000229DD"/>
    <w:rsid w:val="00025656"/>
    <w:rsid w:val="00026C81"/>
    <w:rsid w:val="0003216A"/>
    <w:rsid w:val="00032BA6"/>
    <w:rsid w:val="000330EA"/>
    <w:rsid w:val="000365B9"/>
    <w:rsid w:val="00037A57"/>
    <w:rsid w:val="00040747"/>
    <w:rsid w:val="00040906"/>
    <w:rsid w:val="00040F7D"/>
    <w:rsid w:val="00043379"/>
    <w:rsid w:val="00045308"/>
    <w:rsid w:val="0004679E"/>
    <w:rsid w:val="00046D83"/>
    <w:rsid w:val="0004C5A8"/>
    <w:rsid w:val="00051D43"/>
    <w:rsid w:val="00051FCC"/>
    <w:rsid w:val="0005409C"/>
    <w:rsid w:val="000545C2"/>
    <w:rsid w:val="000548C4"/>
    <w:rsid w:val="00057FD2"/>
    <w:rsid w:val="0006004F"/>
    <w:rsid w:val="000607E6"/>
    <w:rsid w:val="000609A1"/>
    <w:rsid w:val="00062B47"/>
    <w:rsid w:val="00062BFF"/>
    <w:rsid w:val="00063996"/>
    <w:rsid w:val="00065B0E"/>
    <w:rsid w:val="00066BB8"/>
    <w:rsid w:val="00066D01"/>
    <w:rsid w:val="000671B8"/>
    <w:rsid w:val="0006D722"/>
    <w:rsid w:val="00070FF5"/>
    <w:rsid w:val="000720CF"/>
    <w:rsid w:val="000728F8"/>
    <w:rsid w:val="0007310F"/>
    <w:rsid w:val="00074694"/>
    <w:rsid w:val="00075155"/>
    <w:rsid w:val="000754BA"/>
    <w:rsid w:val="00076DE6"/>
    <w:rsid w:val="00081DF9"/>
    <w:rsid w:val="00082964"/>
    <w:rsid w:val="00086B9D"/>
    <w:rsid w:val="00086CBB"/>
    <w:rsid w:val="000901A5"/>
    <w:rsid w:val="00092DE7"/>
    <w:rsid w:val="00093458"/>
    <w:rsid w:val="000943E3"/>
    <w:rsid w:val="00094C12"/>
    <w:rsid w:val="00096455"/>
    <w:rsid w:val="000966A2"/>
    <w:rsid w:val="0009696E"/>
    <w:rsid w:val="00096D45"/>
    <w:rsid w:val="00097E78"/>
    <w:rsid w:val="0009E314"/>
    <w:rsid w:val="000A0375"/>
    <w:rsid w:val="000A127E"/>
    <w:rsid w:val="000A17F7"/>
    <w:rsid w:val="000A1A3A"/>
    <w:rsid w:val="000A203A"/>
    <w:rsid w:val="000A425C"/>
    <w:rsid w:val="000A6AF7"/>
    <w:rsid w:val="000A6EA4"/>
    <w:rsid w:val="000B0623"/>
    <w:rsid w:val="000B1DEF"/>
    <w:rsid w:val="000B23CB"/>
    <w:rsid w:val="000B2F79"/>
    <w:rsid w:val="000B354C"/>
    <w:rsid w:val="000B3BC9"/>
    <w:rsid w:val="000B4F00"/>
    <w:rsid w:val="000B5044"/>
    <w:rsid w:val="000B7BED"/>
    <w:rsid w:val="000C01C1"/>
    <w:rsid w:val="000C6337"/>
    <w:rsid w:val="000C6B29"/>
    <w:rsid w:val="000D0D7E"/>
    <w:rsid w:val="000D1049"/>
    <w:rsid w:val="000D1571"/>
    <w:rsid w:val="000D181C"/>
    <w:rsid w:val="000D22AF"/>
    <w:rsid w:val="000D2BCA"/>
    <w:rsid w:val="000D4F2C"/>
    <w:rsid w:val="000D4F9F"/>
    <w:rsid w:val="000D54BE"/>
    <w:rsid w:val="000D591F"/>
    <w:rsid w:val="000D5F42"/>
    <w:rsid w:val="000D760E"/>
    <w:rsid w:val="000D7BB7"/>
    <w:rsid w:val="000D7C20"/>
    <w:rsid w:val="000E7B1F"/>
    <w:rsid w:val="000F0310"/>
    <w:rsid w:val="000F12BC"/>
    <w:rsid w:val="000F6484"/>
    <w:rsid w:val="000F7D60"/>
    <w:rsid w:val="000F7F08"/>
    <w:rsid w:val="00105F60"/>
    <w:rsid w:val="00106BE4"/>
    <w:rsid w:val="00111606"/>
    <w:rsid w:val="00111745"/>
    <w:rsid w:val="001139D3"/>
    <w:rsid w:val="001150B3"/>
    <w:rsid w:val="001219BF"/>
    <w:rsid w:val="00123261"/>
    <w:rsid w:val="001233BC"/>
    <w:rsid w:val="001240F1"/>
    <w:rsid w:val="001245A4"/>
    <w:rsid w:val="0012BA38"/>
    <w:rsid w:val="00130BD7"/>
    <w:rsid w:val="0013224C"/>
    <w:rsid w:val="0013371F"/>
    <w:rsid w:val="00134335"/>
    <w:rsid w:val="001371BA"/>
    <w:rsid w:val="0013C64D"/>
    <w:rsid w:val="00141128"/>
    <w:rsid w:val="0014160B"/>
    <w:rsid w:val="001416D3"/>
    <w:rsid w:val="00141E27"/>
    <w:rsid w:val="00142482"/>
    <w:rsid w:val="0014255F"/>
    <w:rsid w:val="00143124"/>
    <w:rsid w:val="00143546"/>
    <w:rsid w:val="00144B46"/>
    <w:rsid w:val="00144EA0"/>
    <w:rsid w:val="00144F12"/>
    <w:rsid w:val="001450A7"/>
    <w:rsid w:val="00147307"/>
    <w:rsid w:val="001479D0"/>
    <w:rsid w:val="00150D76"/>
    <w:rsid w:val="001513EA"/>
    <w:rsid w:val="00151BAF"/>
    <w:rsid w:val="00152D15"/>
    <w:rsid w:val="00153349"/>
    <w:rsid w:val="0015419A"/>
    <w:rsid w:val="001549F5"/>
    <w:rsid w:val="00154B2A"/>
    <w:rsid w:val="00154DD8"/>
    <w:rsid w:val="00155658"/>
    <w:rsid w:val="00160855"/>
    <w:rsid w:val="00161A74"/>
    <w:rsid w:val="00162680"/>
    <w:rsid w:val="00163293"/>
    <w:rsid w:val="00163F3F"/>
    <w:rsid w:val="00164CA7"/>
    <w:rsid w:val="001658B2"/>
    <w:rsid w:val="001700C5"/>
    <w:rsid w:val="00173C1C"/>
    <w:rsid w:val="00173E2A"/>
    <w:rsid w:val="0017444C"/>
    <w:rsid w:val="00175788"/>
    <w:rsid w:val="001762D6"/>
    <w:rsid w:val="00176B05"/>
    <w:rsid w:val="00177DF6"/>
    <w:rsid w:val="00180CB0"/>
    <w:rsid w:val="00180FC6"/>
    <w:rsid w:val="00186BDE"/>
    <w:rsid w:val="00186BF3"/>
    <w:rsid w:val="0019076B"/>
    <w:rsid w:val="001948A4"/>
    <w:rsid w:val="00196B3F"/>
    <w:rsid w:val="00196CBB"/>
    <w:rsid w:val="001A08A2"/>
    <w:rsid w:val="001A2255"/>
    <w:rsid w:val="001B2287"/>
    <w:rsid w:val="001B2834"/>
    <w:rsid w:val="001B2B72"/>
    <w:rsid w:val="001B3E68"/>
    <w:rsid w:val="001C0BF7"/>
    <w:rsid w:val="001C1822"/>
    <w:rsid w:val="001C19A5"/>
    <w:rsid w:val="001C2C59"/>
    <w:rsid w:val="001C4273"/>
    <w:rsid w:val="001C5844"/>
    <w:rsid w:val="001C7185"/>
    <w:rsid w:val="001C74E5"/>
    <w:rsid w:val="001D2F48"/>
    <w:rsid w:val="001D3AC4"/>
    <w:rsid w:val="001D59E4"/>
    <w:rsid w:val="001D6522"/>
    <w:rsid w:val="001E01D4"/>
    <w:rsid w:val="001E3EC2"/>
    <w:rsid w:val="001E5482"/>
    <w:rsid w:val="001E5B62"/>
    <w:rsid w:val="001F0D82"/>
    <w:rsid w:val="001F2390"/>
    <w:rsid w:val="001F2A38"/>
    <w:rsid w:val="001F3D6E"/>
    <w:rsid w:val="001F4674"/>
    <w:rsid w:val="001F49F1"/>
    <w:rsid w:val="001F67C5"/>
    <w:rsid w:val="001F7194"/>
    <w:rsid w:val="001F7567"/>
    <w:rsid w:val="001F7A96"/>
    <w:rsid w:val="00200342"/>
    <w:rsid w:val="0020158E"/>
    <w:rsid w:val="002024D7"/>
    <w:rsid w:val="00203230"/>
    <w:rsid w:val="00205DEE"/>
    <w:rsid w:val="00210853"/>
    <w:rsid w:val="00210AB3"/>
    <w:rsid w:val="00214522"/>
    <w:rsid w:val="00214BE3"/>
    <w:rsid w:val="00216534"/>
    <w:rsid w:val="0021675D"/>
    <w:rsid w:val="00216768"/>
    <w:rsid w:val="0021697D"/>
    <w:rsid w:val="002172CA"/>
    <w:rsid w:val="00217ACD"/>
    <w:rsid w:val="002205CE"/>
    <w:rsid w:val="00220B3A"/>
    <w:rsid w:val="00221A35"/>
    <w:rsid w:val="0022312B"/>
    <w:rsid w:val="00223B6C"/>
    <w:rsid w:val="00226042"/>
    <w:rsid w:val="002265E7"/>
    <w:rsid w:val="002269F5"/>
    <w:rsid w:val="0022774B"/>
    <w:rsid w:val="00236833"/>
    <w:rsid w:val="00240E2C"/>
    <w:rsid w:val="0024341F"/>
    <w:rsid w:val="00246642"/>
    <w:rsid w:val="00247654"/>
    <w:rsid w:val="0024A120"/>
    <w:rsid w:val="00250DD2"/>
    <w:rsid w:val="002530DE"/>
    <w:rsid w:val="00253459"/>
    <w:rsid w:val="00255C18"/>
    <w:rsid w:val="00260F5A"/>
    <w:rsid w:val="002629FF"/>
    <w:rsid w:val="00264458"/>
    <w:rsid w:val="00265061"/>
    <w:rsid w:val="0026563D"/>
    <w:rsid w:val="00267903"/>
    <w:rsid w:val="00271183"/>
    <w:rsid w:val="002728A2"/>
    <w:rsid w:val="002737FA"/>
    <w:rsid w:val="00275E8C"/>
    <w:rsid w:val="002767E8"/>
    <w:rsid w:val="00276E08"/>
    <w:rsid w:val="00277245"/>
    <w:rsid w:val="00280C9F"/>
    <w:rsid w:val="00280F3F"/>
    <w:rsid w:val="00281EB4"/>
    <w:rsid w:val="00282660"/>
    <w:rsid w:val="00283282"/>
    <w:rsid w:val="0028348A"/>
    <w:rsid w:val="0028367C"/>
    <w:rsid w:val="00284043"/>
    <w:rsid w:val="00284432"/>
    <w:rsid w:val="00284738"/>
    <w:rsid w:val="00290374"/>
    <w:rsid w:val="00290F7C"/>
    <w:rsid w:val="00291433"/>
    <w:rsid w:val="00293212"/>
    <w:rsid w:val="0029368C"/>
    <w:rsid w:val="002955B7"/>
    <w:rsid w:val="002957E9"/>
    <w:rsid w:val="00295803"/>
    <w:rsid w:val="002A3709"/>
    <w:rsid w:val="002A3E8C"/>
    <w:rsid w:val="002A4D0D"/>
    <w:rsid w:val="002A50D5"/>
    <w:rsid w:val="002A5359"/>
    <w:rsid w:val="002A6081"/>
    <w:rsid w:val="002A72A1"/>
    <w:rsid w:val="002A7C43"/>
    <w:rsid w:val="002B0374"/>
    <w:rsid w:val="002B0DB6"/>
    <w:rsid w:val="002B0F91"/>
    <w:rsid w:val="002B18FA"/>
    <w:rsid w:val="002B2159"/>
    <w:rsid w:val="002B2475"/>
    <w:rsid w:val="002B360E"/>
    <w:rsid w:val="002B406B"/>
    <w:rsid w:val="002B52D3"/>
    <w:rsid w:val="002B5C10"/>
    <w:rsid w:val="002B6D76"/>
    <w:rsid w:val="002B775F"/>
    <w:rsid w:val="002C0845"/>
    <w:rsid w:val="002C208A"/>
    <w:rsid w:val="002C210C"/>
    <w:rsid w:val="002C2835"/>
    <w:rsid w:val="002C4D8A"/>
    <w:rsid w:val="002C5D1F"/>
    <w:rsid w:val="002D281C"/>
    <w:rsid w:val="002D35B2"/>
    <w:rsid w:val="002D504F"/>
    <w:rsid w:val="002D5606"/>
    <w:rsid w:val="002D6371"/>
    <w:rsid w:val="002D7127"/>
    <w:rsid w:val="002E09F1"/>
    <w:rsid w:val="002E15E8"/>
    <w:rsid w:val="002E179E"/>
    <w:rsid w:val="002E42C1"/>
    <w:rsid w:val="002F033E"/>
    <w:rsid w:val="002F3554"/>
    <w:rsid w:val="002F57A7"/>
    <w:rsid w:val="002F62B6"/>
    <w:rsid w:val="002F6436"/>
    <w:rsid w:val="002F6700"/>
    <w:rsid w:val="003008E0"/>
    <w:rsid w:val="00301BCB"/>
    <w:rsid w:val="00303107"/>
    <w:rsid w:val="00304538"/>
    <w:rsid w:val="00304A48"/>
    <w:rsid w:val="00305B8F"/>
    <w:rsid w:val="0030675E"/>
    <w:rsid w:val="0030686E"/>
    <w:rsid w:val="00311C47"/>
    <w:rsid w:val="00312D51"/>
    <w:rsid w:val="00312F7B"/>
    <w:rsid w:val="0031460C"/>
    <w:rsid w:val="003152CF"/>
    <w:rsid w:val="00317370"/>
    <w:rsid w:val="00317CC9"/>
    <w:rsid w:val="00317D20"/>
    <w:rsid w:val="00317F8F"/>
    <w:rsid w:val="0031B9D7"/>
    <w:rsid w:val="0031DE39"/>
    <w:rsid w:val="0032080A"/>
    <w:rsid w:val="003242B1"/>
    <w:rsid w:val="003249CA"/>
    <w:rsid w:val="003258D2"/>
    <w:rsid w:val="0033108A"/>
    <w:rsid w:val="00331144"/>
    <w:rsid w:val="00331F8B"/>
    <w:rsid w:val="0033269A"/>
    <w:rsid w:val="00332BFC"/>
    <w:rsid w:val="00333B69"/>
    <w:rsid w:val="00334138"/>
    <w:rsid w:val="00334570"/>
    <w:rsid w:val="00336650"/>
    <w:rsid w:val="00340EB0"/>
    <w:rsid w:val="0034171D"/>
    <w:rsid w:val="00342095"/>
    <w:rsid w:val="003429D5"/>
    <w:rsid w:val="003445B5"/>
    <w:rsid w:val="00344F48"/>
    <w:rsid w:val="0034553F"/>
    <w:rsid w:val="0034587C"/>
    <w:rsid w:val="00346464"/>
    <w:rsid w:val="00346C1B"/>
    <w:rsid w:val="00346D3F"/>
    <w:rsid w:val="00346DA8"/>
    <w:rsid w:val="00346E63"/>
    <w:rsid w:val="0034760F"/>
    <w:rsid w:val="00347828"/>
    <w:rsid w:val="00351BAD"/>
    <w:rsid w:val="003522D4"/>
    <w:rsid w:val="00352D7F"/>
    <w:rsid w:val="0035363E"/>
    <w:rsid w:val="003548BD"/>
    <w:rsid w:val="00356668"/>
    <w:rsid w:val="003578F6"/>
    <w:rsid w:val="00360BB5"/>
    <w:rsid w:val="00360D81"/>
    <w:rsid w:val="003612F6"/>
    <w:rsid w:val="00361637"/>
    <w:rsid w:val="00362F39"/>
    <w:rsid w:val="003641DD"/>
    <w:rsid w:val="00364CFB"/>
    <w:rsid w:val="003652D5"/>
    <w:rsid w:val="0036781B"/>
    <w:rsid w:val="00370715"/>
    <w:rsid w:val="0037365F"/>
    <w:rsid w:val="00373C2A"/>
    <w:rsid w:val="0037453D"/>
    <w:rsid w:val="00375C38"/>
    <w:rsid w:val="00375F29"/>
    <w:rsid w:val="003769B1"/>
    <w:rsid w:val="00377652"/>
    <w:rsid w:val="0038017A"/>
    <w:rsid w:val="00381E6F"/>
    <w:rsid w:val="003827B2"/>
    <w:rsid w:val="00385902"/>
    <w:rsid w:val="00385A36"/>
    <w:rsid w:val="0039013F"/>
    <w:rsid w:val="0039123A"/>
    <w:rsid w:val="00391D12"/>
    <w:rsid w:val="00392813"/>
    <w:rsid w:val="003934FE"/>
    <w:rsid w:val="00393675"/>
    <w:rsid w:val="00393B45"/>
    <w:rsid w:val="00394463"/>
    <w:rsid w:val="00395F6F"/>
    <w:rsid w:val="00396865"/>
    <w:rsid w:val="00396DF7"/>
    <w:rsid w:val="003A0033"/>
    <w:rsid w:val="003A0F53"/>
    <w:rsid w:val="003A2781"/>
    <w:rsid w:val="003A39B7"/>
    <w:rsid w:val="003A39E3"/>
    <w:rsid w:val="003A5242"/>
    <w:rsid w:val="003A5FAD"/>
    <w:rsid w:val="003A6E99"/>
    <w:rsid w:val="003B07E9"/>
    <w:rsid w:val="003B0B44"/>
    <w:rsid w:val="003B16E2"/>
    <w:rsid w:val="003B2104"/>
    <w:rsid w:val="003B263A"/>
    <w:rsid w:val="003B3A90"/>
    <w:rsid w:val="003B41A5"/>
    <w:rsid w:val="003B553D"/>
    <w:rsid w:val="003B68A0"/>
    <w:rsid w:val="003B7869"/>
    <w:rsid w:val="003B7E5E"/>
    <w:rsid w:val="003C0FEB"/>
    <w:rsid w:val="003C174F"/>
    <w:rsid w:val="003C44D0"/>
    <w:rsid w:val="003C5652"/>
    <w:rsid w:val="003C684F"/>
    <w:rsid w:val="003D04FF"/>
    <w:rsid w:val="003D269B"/>
    <w:rsid w:val="003D4E58"/>
    <w:rsid w:val="003D4FED"/>
    <w:rsid w:val="003D53CB"/>
    <w:rsid w:val="003D67B8"/>
    <w:rsid w:val="003D739F"/>
    <w:rsid w:val="003DD2ED"/>
    <w:rsid w:val="003E0132"/>
    <w:rsid w:val="003E1CFE"/>
    <w:rsid w:val="003E2708"/>
    <w:rsid w:val="003E4294"/>
    <w:rsid w:val="003E429D"/>
    <w:rsid w:val="003E4A35"/>
    <w:rsid w:val="003E53DC"/>
    <w:rsid w:val="003E5FE3"/>
    <w:rsid w:val="003F00ED"/>
    <w:rsid w:val="003F0D69"/>
    <w:rsid w:val="003F1072"/>
    <w:rsid w:val="003F2912"/>
    <w:rsid w:val="003F2B9B"/>
    <w:rsid w:val="003F4C95"/>
    <w:rsid w:val="00402A66"/>
    <w:rsid w:val="0040555E"/>
    <w:rsid w:val="00406C6D"/>
    <w:rsid w:val="00410489"/>
    <w:rsid w:val="00410831"/>
    <w:rsid w:val="00410A37"/>
    <w:rsid w:val="0041297A"/>
    <w:rsid w:val="004131D9"/>
    <w:rsid w:val="00415C5D"/>
    <w:rsid w:val="00417406"/>
    <w:rsid w:val="004205B9"/>
    <w:rsid w:val="0042305B"/>
    <w:rsid w:val="00425DCF"/>
    <w:rsid w:val="00425E76"/>
    <w:rsid w:val="0042710F"/>
    <w:rsid w:val="00430F0D"/>
    <w:rsid w:val="004317C2"/>
    <w:rsid w:val="00433A6D"/>
    <w:rsid w:val="00435781"/>
    <w:rsid w:val="004374A3"/>
    <w:rsid w:val="0043755F"/>
    <w:rsid w:val="004431A2"/>
    <w:rsid w:val="00443420"/>
    <w:rsid w:val="0044344D"/>
    <w:rsid w:val="00444192"/>
    <w:rsid w:val="0044599B"/>
    <w:rsid w:val="00445B2A"/>
    <w:rsid w:val="0044671D"/>
    <w:rsid w:val="004475E9"/>
    <w:rsid w:val="00447712"/>
    <w:rsid w:val="0044CBD0"/>
    <w:rsid w:val="00451432"/>
    <w:rsid w:val="00451673"/>
    <w:rsid w:val="00451DE3"/>
    <w:rsid w:val="00452A92"/>
    <w:rsid w:val="00452D03"/>
    <w:rsid w:val="00453621"/>
    <w:rsid w:val="004600AB"/>
    <w:rsid w:val="004628FA"/>
    <w:rsid w:val="004634B9"/>
    <w:rsid w:val="0046402A"/>
    <w:rsid w:val="00466D1C"/>
    <w:rsid w:val="00471B38"/>
    <w:rsid w:val="00475543"/>
    <w:rsid w:val="00475E69"/>
    <w:rsid w:val="00476696"/>
    <w:rsid w:val="00476854"/>
    <w:rsid w:val="00480B76"/>
    <w:rsid w:val="0048256D"/>
    <w:rsid w:val="00482956"/>
    <w:rsid w:val="0048299A"/>
    <w:rsid w:val="00482F1F"/>
    <w:rsid w:val="004833E7"/>
    <w:rsid w:val="004834FD"/>
    <w:rsid w:val="004859D9"/>
    <w:rsid w:val="00485FCA"/>
    <w:rsid w:val="00491004"/>
    <w:rsid w:val="004913CF"/>
    <w:rsid w:val="00493FE8"/>
    <w:rsid w:val="0049737C"/>
    <w:rsid w:val="004A036D"/>
    <w:rsid w:val="004A121C"/>
    <w:rsid w:val="004A1D0F"/>
    <w:rsid w:val="004A23E8"/>
    <w:rsid w:val="004A2A87"/>
    <w:rsid w:val="004A2F8D"/>
    <w:rsid w:val="004A4CFD"/>
    <w:rsid w:val="004A63A1"/>
    <w:rsid w:val="004A770B"/>
    <w:rsid w:val="004B0CA7"/>
    <w:rsid w:val="004B1BDC"/>
    <w:rsid w:val="004B26B8"/>
    <w:rsid w:val="004B3AD5"/>
    <w:rsid w:val="004B49A0"/>
    <w:rsid w:val="004B51BD"/>
    <w:rsid w:val="004B7E1B"/>
    <w:rsid w:val="004C0BF7"/>
    <w:rsid w:val="004C2D79"/>
    <w:rsid w:val="004C4FB3"/>
    <w:rsid w:val="004C57FB"/>
    <w:rsid w:val="004D06CF"/>
    <w:rsid w:val="004D0884"/>
    <w:rsid w:val="004D0B3B"/>
    <w:rsid w:val="004D38EC"/>
    <w:rsid w:val="004D39B8"/>
    <w:rsid w:val="004D697B"/>
    <w:rsid w:val="004D6DB8"/>
    <w:rsid w:val="004E0479"/>
    <w:rsid w:val="004E1A2D"/>
    <w:rsid w:val="004E1DCA"/>
    <w:rsid w:val="004E30F3"/>
    <w:rsid w:val="004E4411"/>
    <w:rsid w:val="004E4587"/>
    <w:rsid w:val="004E7980"/>
    <w:rsid w:val="004F134F"/>
    <w:rsid w:val="004F1D32"/>
    <w:rsid w:val="004F31CC"/>
    <w:rsid w:val="004F3F25"/>
    <w:rsid w:val="004F4279"/>
    <w:rsid w:val="004F4887"/>
    <w:rsid w:val="004F586A"/>
    <w:rsid w:val="004F62DE"/>
    <w:rsid w:val="004F69D1"/>
    <w:rsid w:val="00502001"/>
    <w:rsid w:val="00502907"/>
    <w:rsid w:val="00502A30"/>
    <w:rsid w:val="00502EF0"/>
    <w:rsid w:val="00505A76"/>
    <w:rsid w:val="00505AD7"/>
    <w:rsid w:val="005062F5"/>
    <w:rsid w:val="00511CD1"/>
    <w:rsid w:val="0051254C"/>
    <w:rsid w:val="005128A0"/>
    <w:rsid w:val="00512C19"/>
    <w:rsid w:val="005130E6"/>
    <w:rsid w:val="00513F01"/>
    <w:rsid w:val="005178DB"/>
    <w:rsid w:val="00520A33"/>
    <w:rsid w:val="00520B28"/>
    <w:rsid w:val="00520EE4"/>
    <w:rsid w:val="00523823"/>
    <w:rsid w:val="005242CF"/>
    <w:rsid w:val="0052473B"/>
    <w:rsid w:val="00524CFE"/>
    <w:rsid w:val="0052559E"/>
    <w:rsid w:val="005256A2"/>
    <w:rsid w:val="0052676E"/>
    <w:rsid w:val="00526A6B"/>
    <w:rsid w:val="00527004"/>
    <w:rsid w:val="00527289"/>
    <w:rsid w:val="00530788"/>
    <w:rsid w:val="005312EB"/>
    <w:rsid w:val="00531B20"/>
    <w:rsid w:val="00531D88"/>
    <w:rsid w:val="0053310E"/>
    <w:rsid w:val="00537717"/>
    <w:rsid w:val="00540F9C"/>
    <w:rsid w:val="00542E7D"/>
    <w:rsid w:val="00542F46"/>
    <w:rsid w:val="005433AA"/>
    <w:rsid w:val="005433C3"/>
    <w:rsid w:val="00543A37"/>
    <w:rsid w:val="00543D27"/>
    <w:rsid w:val="00546C3A"/>
    <w:rsid w:val="00547104"/>
    <w:rsid w:val="0054716C"/>
    <w:rsid w:val="005503B8"/>
    <w:rsid w:val="0055255D"/>
    <w:rsid w:val="00552670"/>
    <w:rsid w:val="00552D84"/>
    <w:rsid w:val="00553EA8"/>
    <w:rsid w:val="00554174"/>
    <w:rsid w:val="00554CD2"/>
    <w:rsid w:val="00557E7C"/>
    <w:rsid w:val="00560C2E"/>
    <w:rsid w:val="005610D3"/>
    <w:rsid w:val="0056211D"/>
    <w:rsid w:val="005640DB"/>
    <w:rsid w:val="0056419C"/>
    <w:rsid w:val="005656AF"/>
    <w:rsid w:val="0056687B"/>
    <w:rsid w:val="00567DF5"/>
    <w:rsid w:val="00567F7A"/>
    <w:rsid w:val="00574300"/>
    <w:rsid w:val="00574EC7"/>
    <w:rsid w:val="00575387"/>
    <w:rsid w:val="00575D07"/>
    <w:rsid w:val="00576673"/>
    <w:rsid w:val="005769B7"/>
    <w:rsid w:val="00576FA1"/>
    <w:rsid w:val="0058096E"/>
    <w:rsid w:val="00580DC0"/>
    <w:rsid w:val="00581A3A"/>
    <w:rsid w:val="00582510"/>
    <w:rsid w:val="00582C4A"/>
    <w:rsid w:val="00582DDD"/>
    <w:rsid w:val="005844C4"/>
    <w:rsid w:val="0058551F"/>
    <w:rsid w:val="00586412"/>
    <w:rsid w:val="005867EB"/>
    <w:rsid w:val="00587690"/>
    <w:rsid w:val="00590101"/>
    <w:rsid w:val="00590252"/>
    <w:rsid w:val="00590B26"/>
    <w:rsid w:val="00591DA0"/>
    <w:rsid w:val="00594149"/>
    <w:rsid w:val="00596A58"/>
    <w:rsid w:val="005A0DD4"/>
    <w:rsid w:val="005A54BB"/>
    <w:rsid w:val="005B0636"/>
    <w:rsid w:val="005B0684"/>
    <w:rsid w:val="005B2339"/>
    <w:rsid w:val="005B2734"/>
    <w:rsid w:val="005B2CB0"/>
    <w:rsid w:val="005B31F4"/>
    <w:rsid w:val="005B3E8E"/>
    <w:rsid w:val="005B4727"/>
    <w:rsid w:val="005B4D07"/>
    <w:rsid w:val="005B4DCC"/>
    <w:rsid w:val="005B5A05"/>
    <w:rsid w:val="005B6702"/>
    <w:rsid w:val="005B6955"/>
    <w:rsid w:val="005BDC1F"/>
    <w:rsid w:val="005C0714"/>
    <w:rsid w:val="005C137C"/>
    <w:rsid w:val="005C1CDB"/>
    <w:rsid w:val="005C3103"/>
    <w:rsid w:val="005C43A3"/>
    <w:rsid w:val="005C4BDA"/>
    <w:rsid w:val="005C4CE7"/>
    <w:rsid w:val="005C5FB1"/>
    <w:rsid w:val="005C6E05"/>
    <w:rsid w:val="005C726D"/>
    <w:rsid w:val="005C72B9"/>
    <w:rsid w:val="005D0781"/>
    <w:rsid w:val="005D178D"/>
    <w:rsid w:val="005D1B34"/>
    <w:rsid w:val="005D42AD"/>
    <w:rsid w:val="005D446B"/>
    <w:rsid w:val="005D4638"/>
    <w:rsid w:val="005D535A"/>
    <w:rsid w:val="005D6146"/>
    <w:rsid w:val="005E223C"/>
    <w:rsid w:val="005E3986"/>
    <w:rsid w:val="005E3BD6"/>
    <w:rsid w:val="005E41FC"/>
    <w:rsid w:val="005E4D2B"/>
    <w:rsid w:val="005E5AA0"/>
    <w:rsid w:val="005E6132"/>
    <w:rsid w:val="005E62ED"/>
    <w:rsid w:val="005E66E2"/>
    <w:rsid w:val="005ED4D0"/>
    <w:rsid w:val="005F1CAA"/>
    <w:rsid w:val="005F2A40"/>
    <w:rsid w:val="005F3D14"/>
    <w:rsid w:val="005F68C2"/>
    <w:rsid w:val="005F7BC3"/>
    <w:rsid w:val="00600C39"/>
    <w:rsid w:val="006014B8"/>
    <w:rsid w:val="00602C77"/>
    <w:rsid w:val="00603F15"/>
    <w:rsid w:val="00605CC3"/>
    <w:rsid w:val="00605D78"/>
    <w:rsid w:val="0060727F"/>
    <w:rsid w:val="0061278C"/>
    <w:rsid w:val="006127C6"/>
    <w:rsid w:val="00614459"/>
    <w:rsid w:val="00614D2A"/>
    <w:rsid w:val="006153E6"/>
    <w:rsid w:val="00616798"/>
    <w:rsid w:val="006172BB"/>
    <w:rsid w:val="006200D0"/>
    <w:rsid w:val="00620681"/>
    <w:rsid w:val="0062236A"/>
    <w:rsid w:val="006234D2"/>
    <w:rsid w:val="00623D52"/>
    <w:rsid w:val="006252E1"/>
    <w:rsid w:val="006253F9"/>
    <w:rsid w:val="00630AC8"/>
    <w:rsid w:val="00630BEC"/>
    <w:rsid w:val="006310F5"/>
    <w:rsid w:val="006315C0"/>
    <w:rsid w:val="0063169B"/>
    <w:rsid w:val="00632812"/>
    <w:rsid w:val="0063353C"/>
    <w:rsid w:val="00636780"/>
    <w:rsid w:val="006367BB"/>
    <w:rsid w:val="006377A4"/>
    <w:rsid w:val="00637966"/>
    <w:rsid w:val="00642195"/>
    <w:rsid w:val="006451FA"/>
    <w:rsid w:val="006457A1"/>
    <w:rsid w:val="00645E53"/>
    <w:rsid w:val="0065061A"/>
    <w:rsid w:val="006528DB"/>
    <w:rsid w:val="0065367E"/>
    <w:rsid w:val="00653C60"/>
    <w:rsid w:val="00654F10"/>
    <w:rsid w:val="00656410"/>
    <w:rsid w:val="0066086C"/>
    <w:rsid w:val="006608E2"/>
    <w:rsid w:val="00660A02"/>
    <w:rsid w:val="00660D6C"/>
    <w:rsid w:val="006613A4"/>
    <w:rsid w:val="00661A75"/>
    <w:rsid w:val="00667D4E"/>
    <w:rsid w:val="00672856"/>
    <w:rsid w:val="00673570"/>
    <w:rsid w:val="006739FB"/>
    <w:rsid w:val="00674F06"/>
    <w:rsid w:val="0068250A"/>
    <w:rsid w:val="00682C9A"/>
    <w:rsid w:val="00683DA8"/>
    <w:rsid w:val="00686D01"/>
    <w:rsid w:val="00690E6B"/>
    <w:rsid w:val="00692498"/>
    <w:rsid w:val="00692AB5"/>
    <w:rsid w:val="00692BBC"/>
    <w:rsid w:val="00694601"/>
    <w:rsid w:val="00695AC1"/>
    <w:rsid w:val="00696EB4"/>
    <w:rsid w:val="006973A4"/>
    <w:rsid w:val="006A0191"/>
    <w:rsid w:val="006A08E7"/>
    <w:rsid w:val="006A6433"/>
    <w:rsid w:val="006A6D12"/>
    <w:rsid w:val="006A7982"/>
    <w:rsid w:val="006AAD9A"/>
    <w:rsid w:val="006AEFD4"/>
    <w:rsid w:val="006B08DD"/>
    <w:rsid w:val="006B0BDB"/>
    <w:rsid w:val="006B2298"/>
    <w:rsid w:val="006B3A41"/>
    <w:rsid w:val="006B4983"/>
    <w:rsid w:val="006B5837"/>
    <w:rsid w:val="006B64C1"/>
    <w:rsid w:val="006B6659"/>
    <w:rsid w:val="006B68D5"/>
    <w:rsid w:val="006B6FCE"/>
    <w:rsid w:val="006C0071"/>
    <w:rsid w:val="006C2E35"/>
    <w:rsid w:val="006C2EA3"/>
    <w:rsid w:val="006C313B"/>
    <w:rsid w:val="006C4082"/>
    <w:rsid w:val="006C484C"/>
    <w:rsid w:val="006C4C14"/>
    <w:rsid w:val="006C5F2C"/>
    <w:rsid w:val="006C61A5"/>
    <w:rsid w:val="006C6938"/>
    <w:rsid w:val="006C7C93"/>
    <w:rsid w:val="006D21F8"/>
    <w:rsid w:val="006D4355"/>
    <w:rsid w:val="006D4C1B"/>
    <w:rsid w:val="006D52E7"/>
    <w:rsid w:val="006D5C58"/>
    <w:rsid w:val="006D7C5B"/>
    <w:rsid w:val="006DA23A"/>
    <w:rsid w:val="006E2074"/>
    <w:rsid w:val="006E31D4"/>
    <w:rsid w:val="006E3238"/>
    <w:rsid w:val="006E5F52"/>
    <w:rsid w:val="006E7E5A"/>
    <w:rsid w:val="006F02EF"/>
    <w:rsid w:val="006F0319"/>
    <w:rsid w:val="006F1A76"/>
    <w:rsid w:val="006F2591"/>
    <w:rsid w:val="006F2B45"/>
    <w:rsid w:val="006F2E63"/>
    <w:rsid w:val="006F57D1"/>
    <w:rsid w:val="006F5D21"/>
    <w:rsid w:val="006F5D8E"/>
    <w:rsid w:val="006F6055"/>
    <w:rsid w:val="006F779F"/>
    <w:rsid w:val="00701CAF"/>
    <w:rsid w:val="00701DDC"/>
    <w:rsid w:val="00701FD4"/>
    <w:rsid w:val="0071061F"/>
    <w:rsid w:val="0071163F"/>
    <w:rsid w:val="00711742"/>
    <w:rsid w:val="0071199A"/>
    <w:rsid w:val="00712293"/>
    <w:rsid w:val="007132F6"/>
    <w:rsid w:val="00713FCF"/>
    <w:rsid w:val="007146E3"/>
    <w:rsid w:val="00714CB3"/>
    <w:rsid w:val="00716043"/>
    <w:rsid w:val="00716293"/>
    <w:rsid w:val="00716CC8"/>
    <w:rsid w:val="00717382"/>
    <w:rsid w:val="00721E23"/>
    <w:rsid w:val="007222E4"/>
    <w:rsid w:val="00725D00"/>
    <w:rsid w:val="007263F1"/>
    <w:rsid w:val="00726C38"/>
    <w:rsid w:val="00727F93"/>
    <w:rsid w:val="007301E0"/>
    <w:rsid w:val="00730931"/>
    <w:rsid w:val="00731B1E"/>
    <w:rsid w:val="00736F8A"/>
    <w:rsid w:val="007413A1"/>
    <w:rsid w:val="007423CE"/>
    <w:rsid w:val="00743C3C"/>
    <w:rsid w:val="00744F84"/>
    <w:rsid w:val="00746FBF"/>
    <w:rsid w:val="00750B89"/>
    <w:rsid w:val="0075118D"/>
    <w:rsid w:val="0075200E"/>
    <w:rsid w:val="00753228"/>
    <w:rsid w:val="0075374C"/>
    <w:rsid w:val="007537F2"/>
    <w:rsid w:val="0075492E"/>
    <w:rsid w:val="007565DA"/>
    <w:rsid w:val="0075664F"/>
    <w:rsid w:val="007574D4"/>
    <w:rsid w:val="0076535F"/>
    <w:rsid w:val="00765D4B"/>
    <w:rsid w:val="0076677C"/>
    <w:rsid w:val="00766949"/>
    <w:rsid w:val="00771466"/>
    <w:rsid w:val="00774532"/>
    <w:rsid w:val="0077528F"/>
    <w:rsid w:val="00775575"/>
    <w:rsid w:val="007763E4"/>
    <w:rsid w:val="00777310"/>
    <w:rsid w:val="007812D7"/>
    <w:rsid w:val="00782DC8"/>
    <w:rsid w:val="0078375C"/>
    <w:rsid w:val="00784CE6"/>
    <w:rsid w:val="00785111"/>
    <w:rsid w:val="00785777"/>
    <w:rsid w:val="007873E6"/>
    <w:rsid w:val="0078892D"/>
    <w:rsid w:val="007914EA"/>
    <w:rsid w:val="00792B4E"/>
    <w:rsid w:val="00793783"/>
    <w:rsid w:val="00793FD2"/>
    <w:rsid w:val="0079481B"/>
    <w:rsid w:val="00795942"/>
    <w:rsid w:val="0079636C"/>
    <w:rsid w:val="00796518"/>
    <w:rsid w:val="007966CF"/>
    <w:rsid w:val="00796D5D"/>
    <w:rsid w:val="007A0A72"/>
    <w:rsid w:val="007A2CB7"/>
    <w:rsid w:val="007A2F92"/>
    <w:rsid w:val="007A59FE"/>
    <w:rsid w:val="007A60EF"/>
    <w:rsid w:val="007A742F"/>
    <w:rsid w:val="007A74F4"/>
    <w:rsid w:val="007A7A82"/>
    <w:rsid w:val="007B1ED2"/>
    <w:rsid w:val="007B2705"/>
    <w:rsid w:val="007B3713"/>
    <w:rsid w:val="007B6765"/>
    <w:rsid w:val="007B6AE5"/>
    <w:rsid w:val="007B7DDE"/>
    <w:rsid w:val="007C166B"/>
    <w:rsid w:val="007C1751"/>
    <w:rsid w:val="007C2177"/>
    <w:rsid w:val="007C27B9"/>
    <w:rsid w:val="007C3468"/>
    <w:rsid w:val="007C3BED"/>
    <w:rsid w:val="007C77DA"/>
    <w:rsid w:val="007C78FA"/>
    <w:rsid w:val="007C7F67"/>
    <w:rsid w:val="007D1F39"/>
    <w:rsid w:val="007D3001"/>
    <w:rsid w:val="007E24A4"/>
    <w:rsid w:val="007E2C6D"/>
    <w:rsid w:val="007E2C7C"/>
    <w:rsid w:val="007E3411"/>
    <w:rsid w:val="007E4159"/>
    <w:rsid w:val="007E5130"/>
    <w:rsid w:val="007E514C"/>
    <w:rsid w:val="007E5314"/>
    <w:rsid w:val="007E5B74"/>
    <w:rsid w:val="007E61F9"/>
    <w:rsid w:val="007E6803"/>
    <w:rsid w:val="007E6C01"/>
    <w:rsid w:val="007E7039"/>
    <w:rsid w:val="007E7AD9"/>
    <w:rsid w:val="007F0FC9"/>
    <w:rsid w:val="007F1FE9"/>
    <w:rsid w:val="007F4641"/>
    <w:rsid w:val="007F4B68"/>
    <w:rsid w:val="007F6072"/>
    <w:rsid w:val="008007F6"/>
    <w:rsid w:val="00802CE0"/>
    <w:rsid w:val="00804759"/>
    <w:rsid w:val="00805A42"/>
    <w:rsid w:val="008075FB"/>
    <w:rsid w:val="00807E34"/>
    <w:rsid w:val="008123F0"/>
    <w:rsid w:val="008125AC"/>
    <w:rsid w:val="00812F1A"/>
    <w:rsid w:val="00813D52"/>
    <w:rsid w:val="0081441C"/>
    <w:rsid w:val="00814A29"/>
    <w:rsid w:val="00815612"/>
    <w:rsid w:val="00815C22"/>
    <w:rsid w:val="00820FCE"/>
    <w:rsid w:val="008216F0"/>
    <w:rsid w:val="00822894"/>
    <w:rsid w:val="008256E3"/>
    <w:rsid w:val="008263A4"/>
    <w:rsid w:val="00831D86"/>
    <w:rsid w:val="0083246F"/>
    <w:rsid w:val="008327D0"/>
    <w:rsid w:val="008336FD"/>
    <w:rsid w:val="00834F84"/>
    <w:rsid w:val="00837371"/>
    <w:rsid w:val="00840534"/>
    <w:rsid w:val="00841516"/>
    <w:rsid w:val="00844899"/>
    <w:rsid w:val="008501F8"/>
    <w:rsid w:val="008509BB"/>
    <w:rsid w:val="00851016"/>
    <w:rsid w:val="00851BE3"/>
    <w:rsid w:val="00851FFE"/>
    <w:rsid w:val="00853FA8"/>
    <w:rsid w:val="00857290"/>
    <w:rsid w:val="00857B36"/>
    <w:rsid w:val="00857F7C"/>
    <w:rsid w:val="00860AE3"/>
    <w:rsid w:val="00860C0A"/>
    <w:rsid w:val="00862D77"/>
    <w:rsid w:val="0086362A"/>
    <w:rsid w:val="008640E8"/>
    <w:rsid w:val="0086482B"/>
    <w:rsid w:val="00865C03"/>
    <w:rsid w:val="00867056"/>
    <w:rsid w:val="00871EA0"/>
    <w:rsid w:val="00872F37"/>
    <w:rsid w:val="008730CE"/>
    <w:rsid w:val="00875D3F"/>
    <w:rsid w:val="008777B9"/>
    <w:rsid w:val="00877DE1"/>
    <w:rsid w:val="008803A3"/>
    <w:rsid w:val="008804D4"/>
    <w:rsid w:val="00883191"/>
    <w:rsid w:val="00884D8D"/>
    <w:rsid w:val="0088510B"/>
    <w:rsid w:val="008877A4"/>
    <w:rsid w:val="00890B04"/>
    <w:rsid w:val="00892320"/>
    <w:rsid w:val="00893856"/>
    <w:rsid w:val="00893D2C"/>
    <w:rsid w:val="00894C29"/>
    <w:rsid w:val="00896EA0"/>
    <w:rsid w:val="008A17B7"/>
    <w:rsid w:val="008A2F7C"/>
    <w:rsid w:val="008A447B"/>
    <w:rsid w:val="008A45A2"/>
    <w:rsid w:val="008A5483"/>
    <w:rsid w:val="008A7060"/>
    <w:rsid w:val="008A71F8"/>
    <w:rsid w:val="008A7601"/>
    <w:rsid w:val="008A78F3"/>
    <w:rsid w:val="008B1261"/>
    <w:rsid w:val="008B1431"/>
    <w:rsid w:val="008B1CBF"/>
    <w:rsid w:val="008B26CF"/>
    <w:rsid w:val="008B3C4A"/>
    <w:rsid w:val="008B3CC4"/>
    <w:rsid w:val="008B61F3"/>
    <w:rsid w:val="008B7262"/>
    <w:rsid w:val="008C01EF"/>
    <w:rsid w:val="008C27DB"/>
    <w:rsid w:val="008C631D"/>
    <w:rsid w:val="008D0D82"/>
    <w:rsid w:val="008D0DA7"/>
    <w:rsid w:val="008D16E9"/>
    <w:rsid w:val="008D198F"/>
    <w:rsid w:val="008D20F9"/>
    <w:rsid w:val="008D2A3E"/>
    <w:rsid w:val="008D2FEA"/>
    <w:rsid w:val="008D3284"/>
    <w:rsid w:val="008D3B71"/>
    <w:rsid w:val="008D49C8"/>
    <w:rsid w:val="008D4B56"/>
    <w:rsid w:val="008D6692"/>
    <w:rsid w:val="008DE554"/>
    <w:rsid w:val="008E09F9"/>
    <w:rsid w:val="008E0BC9"/>
    <w:rsid w:val="008E2095"/>
    <w:rsid w:val="008E3484"/>
    <w:rsid w:val="008E43CB"/>
    <w:rsid w:val="008E6DC3"/>
    <w:rsid w:val="008E6F4B"/>
    <w:rsid w:val="008E7789"/>
    <w:rsid w:val="008F13A0"/>
    <w:rsid w:val="008F19B3"/>
    <w:rsid w:val="008F2B12"/>
    <w:rsid w:val="008F366A"/>
    <w:rsid w:val="008F409C"/>
    <w:rsid w:val="008F480E"/>
    <w:rsid w:val="008F5462"/>
    <w:rsid w:val="008F55D4"/>
    <w:rsid w:val="008F576C"/>
    <w:rsid w:val="008F5AB4"/>
    <w:rsid w:val="008F6228"/>
    <w:rsid w:val="00903173"/>
    <w:rsid w:val="009042D3"/>
    <w:rsid w:val="00905A39"/>
    <w:rsid w:val="00905AD4"/>
    <w:rsid w:val="00905C56"/>
    <w:rsid w:val="00907529"/>
    <w:rsid w:val="00911F34"/>
    <w:rsid w:val="00912DBE"/>
    <w:rsid w:val="00913825"/>
    <w:rsid w:val="0091394D"/>
    <w:rsid w:val="00913A71"/>
    <w:rsid w:val="00914918"/>
    <w:rsid w:val="00915DC8"/>
    <w:rsid w:val="009161E8"/>
    <w:rsid w:val="00916471"/>
    <w:rsid w:val="00916648"/>
    <w:rsid w:val="0091670D"/>
    <w:rsid w:val="00916E95"/>
    <w:rsid w:val="00917927"/>
    <w:rsid w:val="009179BD"/>
    <w:rsid w:val="0092410E"/>
    <w:rsid w:val="00925C9A"/>
    <w:rsid w:val="0092ECB7"/>
    <w:rsid w:val="0093057E"/>
    <w:rsid w:val="009316F2"/>
    <w:rsid w:val="00934D8B"/>
    <w:rsid w:val="00935782"/>
    <w:rsid w:val="00937C89"/>
    <w:rsid w:val="009400A6"/>
    <w:rsid w:val="009405A9"/>
    <w:rsid w:val="00940961"/>
    <w:rsid w:val="009409F3"/>
    <w:rsid w:val="00941AE6"/>
    <w:rsid w:val="00945AAC"/>
    <w:rsid w:val="00946D8D"/>
    <w:rsid w:val="00950227"/>
    <w:rsid w:val="00950A1D"/>
    <w:rsid w:val="009513EE"/>
    <w:rsid w:val="00953210"/>
    <w:rsid w:val="00954107"/>
    <w:rsid w:val="0095620A"/>
    <w:rsid w:val="009570F3"/>
    <w:rsid w:val="00965B6F"/>
    <w:rsid w:val="0096661A"/>
    <w:rsid w:val="00970387"/>
    <w:rsid w:val="00972321"/>
    <w:rsid w:val="009725D0"/>
    <w:rsid w:val="009729D9"/>
    <w:rsid w:val="00972BA8"/>
    <w:rsid w:val="00973A4C"/>
    <w:rsid w:val="0097598B"/>
    <w:rsid w:val="00976078"/>
    <w:rsid w:val="00980F9A"/>
    <w:rsid w:val="009832AC"/>
    <w:rsid w:val="00986617"/>
    <w:rsid w:val="00987933"/>
    <w:rsid w:val="00991CDF"/>
    <w:rsid w:val="00994883"/>
    <w:rsid w:val="00996142"/>
    <w:rsid w:val="009969E4"/>
    <w:rsid w:val="0099C41E"/>
    <w:rsid w:val="009A0DBE"/>
    <w:rsid w:val="009A0DFB"/>
    <w:rsid w:val="009A2E22"/>
    <w:rsid w:val="009A3681"/>
    <w:rsid w:val="009A39DE"/>
    <w:rsid w:val="009A4C37"/>
    <w:rsid w:val="009A70F8"/>
    <w:rsid w:val="009B0907"/>
    <w:rsid w:val="009B0D8A"/>
    <w:rsid w:val="009B1672"/>
    <w:rsid w:val="009B3B69"/>
    <w:rsid w:val="009B4214"/>
    <w:rsid w:val="009B48C2"/>
    <w:rsid w:val="009B9F3A"/>
    <w:rsid w:val="009C05F6"/>
    <w:rsid w:val="009C0C2D"/>
    <w:rsid w:val="009C30EA"/>
    <w:rsid w:val="009C30EE"/>
    <w:rsid w:val="009C32A6"/>
    <w:rsid w:val="009C5096"/>
    <w:rsid w:val="009C5999"/>
    <w:rsid w:val="009D42D8"/>
    <w:rsid w:val="009E040E"/>
    <w:rsid w:val="009E0933"/>
    <w:rsid w:val="009E1F1D"/>
    <w:rsid w:val="009E34F5"/>
    <w:rsid w:val="009E3FAE"/>
    <w:rsid w:val="009E498E"/>
    <w:rsid w:val="009E61C8"/>
    <w:rsid w:val="009E632D"/>
    <w:rsid w:val="009E7CB4"/>
    <w:rsid w:val="009E8FC0"/>
    <w:rsid w:val="009F19BF"/>
    <w:rsid w:val="009F3586"/>
    <w:rsid w:val="009F40BC"/>
    <w:rsid w:val="009F4AE4"/>
    <w:rsid w:val="009F5307"/>
    <w:rsid w:val="009F7086"/>
    <w:rsid w:val="00A00BF6"/>
    <w:rsid w:val="00A026FE"/>
    <w:rsid w:val="00A05B7D"/>
    <w:rsid w:val="00A06C7A"/>
    <w:rsid w:val="00A06EDD"/>
    <w:rsid w:val="00A10547"/>
    <w:rsid w:val="00A10EE0"/>
    <w:rsid w:val="00A119B1"/>
    <w:rsid w:val="00A11E80"/>
    <w:rsid w:val="00A12273"/>
    <w:rsid w:val="00A13CDB"/>
    <w:rsid w:val="00A154B8"/>
    <w:rsid w:val="00A15595"/>
    <w:rsid w:val="00A15984"/>
    <w:rsid w:val="00A15D67"/>
    <w:rsid w:val="00A16B04"/>
    <w:rsid w:val="00A2043E"/>
    <w:rsid w:val="00A22366"/>
    <w:rsid w:val="00A22670"/>
    <w:rsid w:val="00A244B7"/>
    <w:rsid w:val="00A24E8A"/>
    <w:rsid w:val="00A25C5F"/>
    <w:rsid w:val="00A2BCC1"/>
    <w:rsid w:val="00A3129D"/>
    <w:rsid w:val="00A31F82"/>
    <w:rsid w:val="00A33A65"/>
    <w:rsid w:val="00A34069"/>
    <w:rsid w:val="00A34E26"/>
    <w:rsid w:val="00A42AB7"/>
    <w:rsid w:val="00A42E61"/>
    <w:rsid w:val="00A46155"/>
    <w:rsid w:val="00A544F8"/>
    <w:rsid w:val="00A609CD"/>
    <w:rsid w:val="00A615BF"/>
    <w:rsid w:val="00A63A57"/>
    <w:rsid w:val="00A63DE5"/>
    <w:rsid w:val="00A656FD"/>
    <w:rsid w:val="00A705A1"/>
    <w:rsid w:val="00A710F7"/>
    <w:rsid w:val="00A7117B"/>
    <w:rsid w:val="00A71C89"/>
    <w:rsid w:val="00A71D5B"/>
    <w:rsid w:val="00A72F74"/>
    <w:rsid w:val="00A73389"/>
    <w:rsid w:val="00A7490A"/>
    <w:rsid w:val="00A76017"/>
    <w:rsid w:val="00A7764F"/>
    <w:rsid w:val="00A80E30"/>
    <w:rsid w:val="00A815B9"/>
    <w:rsid w:val="00A82158"/>
    <w:rsid w:val="00A831E3"/>
    <w:rsid w:val="00A8341D"/>
    <w:rsid w:val="00A83586"/>
    <w:rsid w:val="00A85D3C"/>
    <w:rsid w:val="00A86274"/>
    <w:rsid w:val="00A8683B"/>
    <w:rsid w:val="00A9105A"/>
    <w:rsid w:val="00A91079"/>
    <w:rsid w:val="00A914F9"/>
    <w:rsid w:val="00A91929"/>
    <w:rsid w:val="00A91CAC"/>
    <w:rsid w:val="00A92944"/>
    <w:rsid w:val="00A9313F"/>
    <w:rsid w:val="00A95AF1"/>
    <w:rsid w:val="00A95F1E"/>
    <w:rsid w:val="00A965DC"/>
    <w:rsid w:val="00AA1BBD"/>
    <w:rsid w:val="00AA3D11"/>
    <w:rsid w:val="00AAD3BD"/>
    <w:rsid w:val="00AB2ECB"/>
    <w:rsid w:val="00AB2F36"/>
    <w:rsid w:val="00AB4F16"/>
    <w:rsid w:val="00AB5BFA"/>
    <w:rsid w:val="00AB7D13"/>
    <w:rsid w:val="00ABAC59"/>
    <w:rsid w:val="00AC076C"/>
    <w:rsid w:val="00AC2E24"/>
    <w:rsid w:val="00AC30D7"/>
    <w:rsid w:val="00AC4A59"/>
    <w:rsid w:val="00AC5282"/>
    <w:rsid w:val="00AC6498"/>
    <w:rsid w:val="00AD1183"/>
    <w:rsid w:val="00AE0A12"/>
    <w:rsid w:val="00AE10BE"/>
    <w:rsid w:val="00AE1B72"/>
    <w:rsid w:val="00AE2882"/>
    <w:rsid w:val="00AE2FDC"/>
    <w:rsid w:val="00AE3485"/>
    <w:rsid w:val="00AE3E87"/>
    <w:rsid w:val="00AE56B0"/>
    <w:rsid w:val="00AE624C"/>
    <w:rsid w:val="00AE6B7A"/>
    <w:rsid w:val="00AEC368"/>
    <w:rsid w:val="00AF1D0D"/>
    <w:rsid w:val="00AF39BC"/>
    <w:rsid w:val="00AF5BA5"/>
    <w:rsid w:val="00B0352C"/>
    <w:rsid w:val="00B03DFD"/>
    <w:rsid w:val="00B1088F"/>
    <w:rsid w:val="00B12011"/>
    <w:rsid w:val="00B131CD"/>
    <w:rsid w:val="00B1640E"/>
    <w:rsid w:val="00B167A2"/>
    <w:rsid w:val="00B1682B"/>
    <w:rsid w:val="00B1752B"/>
    <w:rsid w:val="00B22E90"/>
    <w:rsid w:val="00B23DFC"/>
    <w:rsid w:val="00B255BB"/>
    <w:rsid w:val="00B26375"/>
    <w:rsid w:val="00B26895"/>
    <w:rsid w:val="00B300ED"/>
    <w:rsid w:val="00B307EA"/>
    <w:rsid w:val="00B31376"/>
    <w:rsid w:val="00B3350C"/>
    <w:rsid w:val="00B35CB2"/>
    <w:rsid w:val="00B37387"/>
    <w:rsid w:val="00B409E1"/>
    <w:rsid w:val="00B41558"/>
    <w:rsid w:val="00B42986"/>
    <w:rsid w:val="00B44109"/>
    <w:rsid w:val="00B44715"/>
    <w:rsid w:val="00B448ED"/>
    <w:rsid w:val="00B50114"/>
    <w:rsid w:val="00B50256"/>
    <w:rsid w:val="00B5067A"/>
    <w:rsid w:val="00B50B34"/>
    <w:rsid w:val="00B52202"/>
    <w:rsid w:val="00B53AF0"/>
    <w:rsid w:val="00B55D46"/>
    <w:rsid w:val="00B5607B"/>
    <w:rsid w:val="00B573BC"/>
    <w:rsid w:val="00B61245"/>
    <w:rsid w:val="00B61558"/>
    <w:rsid w:val="00B63FA4"/>
    <w:rsid w:val="00B64CF7"/>
    <w:rsid w:val="00B64E39"/>
    <w:rsid w:val="00B6510B"/>
    <w:rsid w:val="00B661FE"/>
    <w:rsid w:val="00B7054F"/>
    <w:rsid w:val="00B70CC2"/>
    <w:rsid w:val="00B7293C"/>
    <w:rsid w:val="00B73679"/>
    <w:rsid w:val="00B73A7F"/>
    <w:rsid w:val="00B75CDF"/>
    <w:rsid w:val="00B76144"/>
    <w:rsid w:val="00B77308"/>
    <w:rsid w:val="00B81587"/>
    <w:rsid w:val="00B818A0"/>
    <w:rsid w:val="00B82E68"/>
    <w:rsid w:val="00B84218"/>
    <w:rsid w:val="00B8443F"/>
    <w:rsid w:val="00B850F6"/>
    <w:rsid w:val="00B86314"/>
    <w:rsid w:val="00B902AD"/>
    <w:rsid w:val="00B93250"/>
    <w:rsid w:val="00B94090"/>
    <w:rsid w:val="00B94FB0"/>
    <w:rsid w:val="00B95460"/>
    <w:rsid w:val="00B955D0"/>
    <w:rsid w:val="00B964F3"/>
    <w:rsid w:val="00B97B52"/>
    <w:rsid w:val="00B97E34"/>
    <w:rsid w:val="00B97F2E"/>
    <w:rsid w:val="00BA04AA"/>
    <w:rsid w:val="00BA0B43"/>
    <w:rsid w:val="00BA1B8A"/>
    <w:rsid w:val="00BA6640"/>
    <w:rsid w:val="00BA69DF"/>
    <w:rsid w:val="00BA72D8"/>
    <w:rsid w:val="00BB0DD6"/>
    <w:rsid w:val="00BB1573"/>
    <w:rsid w:val="00BB4A6C"/>
    <w:rsid w:val="00BB4E98"/>
    <w:rsid w:val="00BB6628"/>
    <w:rsid w:val="00BB6B22"/>
    <w:rsid w:val="00BB6B77"/>
    <w:rsid w:val="00BB7D84"/>
    <w:rsid w:val="00BC078E"/>
    <w:rsid w:val="00BC504B"/>
    <w:rsid w:val="00BC5843"/>
    <w:rsid w:val="00BC6656"/>
    <w:rsid w:val="00BC7A05"/>
    <w:rsid w:val="00BD14E7"/>
    <w:rsid w:val="00BD483F"/>
    <w:rsid w:val="00BD4C05"/>
    <w:rsid w:val="00BD6106"/>
    <w:rsid w:val="00BD69CE"/>
    <w:rsid w:val="00BD72DD"/>
    <w:rsid w:val="00BE1FDA"/>
    <w:rsid w:val="00BE27C7"/>
    <w:rsid w:val="00BE432E"/>
    <w:rsid w:val="00BE48D0"/>
    <w:rsid w:val="00BE4B52"/>
    <w:rsid w:val="00BE4F29"/>
    <w:rsid w:val="00BF0307"/>
    <w:rsid w:val="00BF1253"/>
    <w:rsid w:val="00BF278D"/>
    <w:rsid w:val="00BF2E6D"/>
    <w:rsid w:val="00BF324F"/>
    <w:rsid w:val="00BF5044"/>
    <w:rsid w:val="00BF7042"/>
    <w:rsid w:val="00C00304"/>
    <w:rsid w:val="00C00CA2"/>
    <w:rsid w:val="00C01046"/>
    <w:rsid w:val="00C017AC"/>
    <w:rsid w:val="00C03AF5"/>
    <w:rsid w:val="00C059BD"/>
    <w:rsid w:val="00C06F1F"/>
    <w:rsid w:val="00C07FEF"/>
    <w:rsid w:val="00C100D0"/>
    <w:rsid w:val="00C10AAD"/>
    <w:rsid w:val="00C11F5A"/>
    <w:rsid w:val="00C14E6D"/>
    <w:rsid w:val="00C15104"/>
    <w:rsid w:val="00C160F2"/>
    <w:rsid w:val="00C16214"/>
    <w:rsid w:val="00C2285B"/>
    <w:rsid w:val="00C35BCD"/>
    <w:rsid w:val="00C3E4CF"/>
    <w:rsid w:val="00C404EF"/>
    <w:rsid w:val="00C41108"/>
    <w:rsid w:val="00C420A5"/>
    <w:rsid w:val="00C42787"/>
    <w:rsid w:val="00C442E3"/>
    <w:rsid w:val="00C44B53"/>
    <w:rsid w:val="00C4593D"/>
    <w:rsid w:val="00C45A22"/>
    <w:rsid w:val="00C46466"/>
    <w:rsid w:val="00C50156"/>
    <w:rsid w:val="00C51270"/>
    <w:rsid w:val="00C56E38"/>
    <w:rsid w:val="00C614A3"/>
    <w:rsid w:val="00C61D5F"/>
    <w:rsid w:val="00C62DFD"/>
    <w:rsid w:val="00C63194"/>
    <w:rsid w:val="00C6590D"/>
    <w:rsid w:val="00C66666"/>
    <w:rsid w:val="00C70E64"/>
    <w:rsid w:val="00C712A7"/>
    <w:rsid w:val="00C71582"/>
    <w:rsid w:val="00C717E1"/>
    <w:rsid w:val="00C71B4D"/>
    <w:rsid w:val="00C72ACE"/>
    <w:rsid w:val="00C766A1"/>
    <w:rsid w:val="00C7682F"/>
    <w:rsid w:val="00C77BC5"/>
    <w:rsid w:val="00C80214"/>
    <w:rsid w:val="00C806D6"/>
    <w:rsid w:val="00C80FBC"/>
    <w:rsid w:val="00C81018"/>
    <w:rsid w:val="00C831DE"/>
    <w:rsid w:val="00C84182"/>
    <w:rsid w:val="00C85FF0"/>
    <w:rsid w:val="00C86D88"/>
    <w:rsid w:val="00C877C1"/>
    <w:rsid w:val="00C903C6"/>
    <w:rsid w:val="00C934BE"/>
    <w:rsid w:val="00C95C46"/>
    <w:rsid w:val="00C96768"/>
    <w:rsid w:val="00C96A74"/>
    <w:rsid w:val="00C97E84"/>
    <w:rsid w:val="00CA0037"/>
    <w:rsid w:val="00CA0F46"/>
    <w:rsid w:val="00CA16CB"/>
    <w:rsid w:val="00CA1A9B"/>
    <w:rsid w:val="00CA28B8"/>
    <w:rsid w:val="00CA397F"/>
    <w:rsid w:val="00CB2201"/>
    <w:rsid w:val="00CB25A9"/>
    <w:rsid w:val="00CB266E"/>
    <w:rsid w:val="00CB2675"/>
    <w:rsid w:val="00CB7AEC"/>
    <w:rsid w:val="00CB7E0E"/>
    <w:rsid w:val="00CC5606"/>
    <w:rsid w:val="00CC6147"/>
    <w:rsid w:val="00CC628F"/>
    <w:rsid w:val="00CC72BB"/>
    <w:rsid w:val="00CD0858"/>
    <w:rsid w:val="00CD1FE7"/>
    <w:rsid w:val="00CD2534"/>
    <w:rsid w:val="00CD4DE7"/>
    <w:rsid w:val="00CD62E1"/>
    <w:rsid w:val="00CD6796"/>
    <w:rsid w:val="00CD7037"/>
    <w:rsid w:val="00CE584B"/>
    <w:rsid w:val="00CE62B8"/>
    <w:rsid w:val="00CE6398"/>
    <w:rsid w:val="00CE7E01"/>
    <w:rsid w:val="00CF0217"/>
    <w:rsid w:val="00CF2FD2"/>
    <w:rsid w:val="00CF311D"/>
    <w:rsid w:val="00CF400A"/>
    <w:rsid w:val="00CF4DC0"/>
    <w:rsid w:val="00CF4FD9"/>
    <w:rsid w:val="00CF5BAF"/>
    <w:rsid w:val="00CF5EAB"/>
    <w:rsid w:val="00D001F1"/>
    <w:rsid w:val="00D00B57"/>
    <w:rsid w:val="00D01B11"/>
    <w:rsid w:val="00D01F6A"/>
    <w:rsid w:val="00D02666"/>
    <w:rsid w:val="00D03C21"/>
    <w:rsid w:val="00D04DEE"/>
    <w:rsid w:val="00D056ED"/>
    <w:rsid w:val="00D06001"/>
    <w:rsid w:val="00D108BB"/>
    <w:rsid w:val="00D123E7"/>
    <w:rsid w:val="00D1595C"/>
    <w:rsid w:val="00D16385"/>
    <w:rsid w:val="00D20B3F"/>
    <w:rsid w:val="00D20DC0"/>
    <w:rsid w:val="00D20F22"/>
    <w:rsid w:val="00D226DC"/>
    <w:rsid w:val="00D23B97"/>
    <w:rsid w:val="00D24CCD"/>
    <w:rsid w:val="00D255AF"/>
    <w:rsid w:val="00D26B07"/>
    <w:rsid w:val="00D272AB"/>
    <w:rsid w:val="00D313AA"/>
    <w:rsid w:val="00D3145C"/>
    <w:rsid w:val="00D31C51"/>
    <w:rsid w:val="00D32CF4"/>
    <w:rsid w:val="00D32EC8"/>
    <w:rsid w:val="00D34070"/>
    <w:rsid w:val="00D341B1"/>
    <w:rsid w:val="00D36936"/>
    <w:rsid w:val="00D36BD8"/>
    <w:rsid w:val="00D3765D"/>
    <w:rsid w:val="00D3E45C"/>
    <w:rsid w:val="00D4264F"/>
    <w:rsid w:val="00D4275C"/>
    <w:rsid w:val="00D42E5F"/>
    <w:rsid w:val="00D436D5"/>
    <w:rsid w:val="00D4680B"/>
    <w:rsid w:val="00D511A6"/>
    <w:rsid w:val="00D518EF"/>
    <w:rsid w:val="00D52CE1"/>
    <w:rsid w:val="00D55F83"/>
    <w:rsid w:val="00D6187C"/>
    <w:rsid w:val="00D6274F"/>
    <w:rsid w:val="00D6401D"/>
    <w:rsid w:val="00D656F7"/>
    <w:rsid w:val="00D66925"/>
    <w:rsid w:val="00D67743"/>
    <w:rsid w:val="00D70665"/>
    <w:rsid w:val="00D73727"/>
    <w:rsid w:val="00D73737"/>
    <w:rsid w:val="00D80987"/>
    <w:rsid w:val="00D810D6"/>
    <w:rsid w:val="00D8284B"/>
    <w:rsid w:val="00D87F2C"/>
    <w:rsid w:val="00D901B0"/>
    <w:rsid w:val="00D933FC"/>
    <w:rsid w:val="00D942B0"/>
    <w:rsid w:val="00DA11FE"/>
    <w:rsid w:val="00DA25F3"/>
    <w:rsid w:val="00DA2915"/>
    <w:rsid w:val="00DA3CD3"/>
    <w:rsid w:val="00DA47F8"/>
    <w:rsid w:val="00DA57D8"/>
    <w:rsid w:val="00DA5A4B"/>
    <w:rsid w:val="00DA6680"/>
    <w:rsid w:val="00DB0FF8"/>
    <w:rsid w:val="00DB130B"/>
    <w:rsid w:val="00DB3809"/>
    <w:rsid w:val="00DB3ECC"/>
    <w:rsid w:val="00DB4D2D"/>
    <w:rsid w:val="00DB4E1D"/>
    <w:rsid w:val="00DB73D2"/>
    <w:rsid w:val="00DC2BCB"/>
    <w:rsid w:val="00DC396F"/>
    <w:rsid w:val="00DC5CFF"/>
    <w:rsid w:val="00DC5ED2"/>
    <w:rsid w:val="00DD04D6"/>
    <w:rsid w:val="00DD089E"/>
    <w:rsid w:val="00DD0E5B"/>
    <w:rsid w:val="00DD1B6A"/>
    <w:rsid w:val="00DD1E2C"/>
    <w:rsid w:val="00DD3474"/>
    <w:rsid w:val="00DD4567"/>
    <w:rsid w:val="00DD4A95"/>
    <w:rsid w:val="00DD4D50"/>
    <w:rsid w:val="00DD791F"/>
    <w:rsid w:val="00DE2319"/>
    <w:rsid w:val="00DE2FD3"/>
    <w:rsid w:val="00DE331A"/>
    <w:rsid w:val="00DE354F"/>
    <w:rsid w:val="00DE37F7"/>
    <w:rsid w:val="00DE43B6"/>
    <w:rsid w:val="00DE5FFD"/>
    <w:rsid w:val="00DE60EE"/>
    <w:rsid w:val="00DF032C"/>
    <w:rsid w:val="00DF0DA7"/>
    <w:rsid w:val="00DF0F43"/>
    <w:rsid w:val="00DF10FA"/>
    <w:rsid w:val="00DF26E9"/>
    <w:rsid w:val="00DF45D6"/>
    <w:rsid w:val="00DF7252"/>
    <w:rsid w:val="00DF7D11"/>
    <w:rsid w:val="00DF87BD"/>
    <w:rsid w:val="00E00084"/>
    <w:rsid w:val="00E02B9D"/>
    <w:rsid w:val="00E02D3C"/>
    <w:rsid w:val="00E03133"/>
    <w:rsid w:val="00E048F4"/>
    <w:rsid w:val="00E04A2C"/>
    <w:rsid w:val="00E04A62"/>
    <w:rsid w:val="00E05D84"/>
    <w:rsid w:val="00E0696B"/>
    <w:rsid w:val="00E06FFB"/>
    <w:rsid w:val="00E12199"/>
    <w:rsid w:val="00E130D3"/>
    <w:rsid w:val="00E142FA"/>
    <w:rsid w:val="00E167FB"/>
    <w:rsid w:val="00E22F1A"/>
    <w:rsid w:val="00E23E86"/>
    <w:rsid w:val="00E243A3"/>
    <w:rsid w:val="00E245BA"/>
    <w:rsid w:val="00E256CB"/>
    <w:rsid w:val="00E26A30"/>
    <w:rsid w:val="00E27DDB"/>
    <w:rsid w:val="00E311D8"/>
    <w:rsid w:val="00E315D1"/>
    <w:rsid w:val="00E339D6"/>
    <w:rsid w:val="00E33E99"/>
    <w:rsid w:val="00E33FAC"/>
    <w:rsid w:val="00E36FAF"/>
    <w:rsid w:val="00E3720B"/>
    <w:rsid w:val="00E37717"/>
    <w:rsid w:val="00E40E57"/>
    <w:rsid w:val="00E4171F"/>
    <w:rsid w:val="00E4389D"/>
    <w:rsid w:val="00E451A6"/>
    <w:rsid w:val="00E5020B"/>
    <w:rsid w:val="00E51188"/>
    <w:rsid w:val="00E51CF1"/>
    <w:rsid w:val="00E52CEF"/>
    <w:rsid w:val="00E534D5"/>
    <w:rsid w:val="00E545AD"/>
    <w:rsid w:val="00E55885"/>
    <w:rsid w:val="00E563C9"/>
    <w:rsid w:val="00E56481"/>
    <w:rsid w:val="00E60B5B"/>
    <w:rsid w:val="00E63FDD"/>
    <w:rsid w:val="00E64A53"/>
    <w:rsid w:val="00E64B3B"/>
    <w:rsid w:val="00E65C7F"/>
    <w:rsid w:val="00E709C0"/>
    <w:rsid w:val="00E72A93"/>
    <w:rsid w:val="00E736CA"/>
    <w:rsid w:val="00E7396D"/>
    <w:rsid w:val="00E74004"/>
    <w:rsid w:val="00E8027D"/>
    <w:rsid w:val="00E813BA"/>
    <w:rsid w:val="00E826C8"/>
    <w:rsid w:val="00E82D6B"/>
    <w:rsid w:val="00E83A5F"/>
    <w:rsid w:val="00E841BA"/>
    <w:rsid w:val="00E8546D"/>
    <w:rsid w:val="00E855BF"/>
    <w:rsid w:val="00E9295F"/>
    <w:rsid w:val="00EA0157"/>
    <w:rsid w:val="00EA07F2"/>
    <w:rsid w:val="00EA0BB5"/>
    <w:rsid w:val="00EA1D45"/>
    <w:rsid w:val="00EA4BBA"/>
    <w:rsid w:val="00EA4C2A"/>
    <w:rsid w:val="00EA672E"/>
    <w:rsid w:val="00EA768F"/>
    <w:rsid w:val="00EA7E33"/>
    <w:rsid w:val="00EB1633"/>
    <w:rsid w:val="00EB1FC2"/>
    <w:rsid w:val="00EB22B2"/>
    <w:rsid w:val="00EB476A"/>
    <w:rsid w:val="00EB5B4D"/>
    <w:rsid w:val="00EB6662"/>
    <w:rsid w:val="00EC1683"/>
    <w:rsid w:val="00EC3EB8"/>
    <w:rsid w:val="00EC4CF5"/>
    <w:rsid w:val="00ED09C5"/>
    <w:rsid w:val="00ED229E"/>
    <w:rsid w:val="00ED37D8"/>
    <w:rsid w:val="00ED3BDB"/>
    <w:rsid w:val="00ED3BFE"/>
    <w:rsid w:val="00ED45B1"/>
    <w:rsid w:val="00ED4F96"/>
    <w:rsid w:val="00ED5D04"/>
    <w:rsid w:val="00ED6B77"/>
    <w:rsid w:val="00ED7AD4"/>
    <w:rsid w:val="00EE30EB"/>
    <w:rsid w:val="00EE4643"/>
    <w:rsid w:val="00EE528E"/>
    <w:rsid w:val="00EE6597"/>
    <w:rsid w:val="00EE6989"/>
    <w:rsid w:val="00EF026F"/>
    <w:rsid w:val="00EF066E"/>
    <w:rsid w:val="00EF0FF4"/>
    <w:rsid w:val="00EF1198"/>
    <w:rsid w:val="00EF2B95"/>
    <w:rsid w:val="00EF31A2"/>
    <w:rsid w:val="00F01865"/>
    <w:rsid w:val="00F01FA5"/>
    <w:rsid w:val="00F04F1B"/>
    <w:rsid w:val="00F04F77"/>
    <w:rsid w:val="00F05B99"/>
    <w:rsid w:val="00F07B6D"/>
    <w:rsid w:val="00F10528"/>
    <w:rsid w:val="00F11388"/>
    <w:rsid w:val="00F11EF9"/>
    <w:rsid w:val="00F11F69"/>
    <w:rsid w:val="00F144B8"/>
    <w:rsid w:val="00F14686"/>
    <w:rsid w:val="00F14BD0"/>
    <w:rsid w:val="00F17666"/>
    <w:rsid w:val="00F177E2"/>
    <w:rsid w:val="00F21224"/>
    <w:rsid w:val="00F21344"/>
    <w:rsid w:val="00F22E26"/>
    <w:rsid w:val="00F23AD4"/>
    <w:rsid w:val="00F23DC0"/>
    <w:rsid w:val="00F24707"/>
    <w:rsid w:val="00F24FD8"/>
    <w:rsid w:val="00F25AFD"/>
    <w:rsid w:val="00F2743C"/>
    <w:rsid w:val="00F31296"/>
    <w:rsid w:val="00F31E17"/>
    <w:rsid w:val="00F34334"/>
    <w:rsid w:val="00F34EAD"/>
    <w:rsid w:val="00F358E0"/>
    <w:rsid w:val="00F35D59"/>
    <w:rsid w:val="00F362C1"/>
    <w:rsid w:val="00F3744F"/>
    <w:rsid w:val="00F37900"/>
    <w:rsid w:val="00F41F72"/>
    <w:rsid w:val="00F424C0"/>
    <w:rsid w:val="00F427D9"/>
    <w:rsid w:val="00F42E90"/>
    <w:rsid w:val="00F44AD8"/>
    <w:rsid w:val="00F46C33"/>
    <w:rsid w:val="00F474E7"/>
    <w:rsid w:val="00F4794A"/>
    <w:rsid w:val="00F479CF"/>
    <w:rsid w:val="00F514D0"/>
    <w:rsid w:val="00F53588"/>
    <w:rsid w:val="00F546A4"/>
    <w:rsid w:val="00F577EE"/>
    <w:rsid w:val="00F57F62"/>
    <w:rsid w:val="00F60056"/>
    <w:rsid w:val="00F60EA4"/>
    <w:rsid w:val="00F61448"/>
    <w:rsid w:val="00F623AB"/>
    <w:rsid w:val="00F63152"/>
    <w:rsid w:val="00F65293"/>
    <w:rsid w:val="00F71A06"/>
    <w:rsid w:val="00F73FA9"/>
    <w:rsid w:val="00F7548B"/>
    <w:rsid w:val="00F76097"/>
    <w:rsid w:val="00F76290"/>
    <w:rsid w:val="00F762FC"/>
    <w:rsid w:val="00F806C9"/>
    <w:rsid w:val="00F81963"/>
    <w:rsid w:val="00F8313B"/>
    <w:rsid w:val="00F844A3"/>
    <w:rsid w:val="00F84C6F"/>
    <w:rsid w:val="00F85121"/>
    <w:rsid w:val="00F85E8F"/>
    <w:rsid w:val="00F871B6"/>
    <w:rsid w:val="00F946E2"/>
    <w:rsid w:val="00F94738"/>
    <w:rsid w:val="00F94785"/>
    <w:rsid w:val="00F9538C"/>
    <w:rsid w:val="00F953C1"/>
    <w:rsid w:val="00F9C771"/>
    <w:rsid w:val="00FA0097"/>
    <w:rsid w:val="00FA124D"/>
    <w:rsid w:val="00FA2890"/>
    <w:rsid w:val="00FA40D2"/>
    <w:rsid w:val="00FA64F3"/>
    <w:rsid w:val="00FA7979"/>
    <w:rsid w:val="00FA79E7"/>
    <w:rsid w:val="00FB00C8"/>
    <w:rsid w:val="00FB127F"/>
    <w:rsid w:val="00FB1795"/>
    <w:rsid w:val="00FB2117"/>
    <w:rsid w:val="00FB228E"/>
    <w:rsid w:val="00FB270C"/>
    <w:rsid w:val="00FB2FA4"/>
    <w:rsid w:val="00FB345D"/>
    <w:rsid w:val="00FB3460"/>
    <w:rsid w:val="00FB3C82"/>
    <w:rsid w:val="00FB4D9D"/>
    <w:rsid w:val="00FB591F"/>
    <w:rsid w:val="00FB5F8F"/>
    <w:rsid w:val="00FB654A"/>
    <w:rsid w:val="00FB676E"/>
    <w:rsid w:val="00FB7DC3"/>
    <w:rsid w:val="00FC1AE9"/>
    <w:rsid w:val="00FC23D7"/>
    <w:rsid w:val="00FC2405"/>
    <w:rsid w:val="00FC24FE"/>
    <w:rsid w:val="00FC2702"/>
    <w:rsid w:val="00FC2F47"/>
    <w:rsid w:val="00FC3BD5"/>
    <w:rsid w:val="00FC49D5"/>
    <w:rsid w:val="00FC75E6"/>
    <w:rsid w:val="00FC7E95"/>
    <w:rsid w:val="00FD176D"/>
    <w:rsid w:val="00FD184A"/>
    <w:rsid w:val="00FD18FB"/>
    <w:rsid w:val="00FD2431"/>
    <w:rsid w:val="00FD243C"/>
    <w:rsid w:val="00FD4ACD"/>
    <w:rsid w:val="00FD4B3F"/>
    <w:rsid w:val="00FD6D7C"/>
    <w:rsid w:val="00FD7B22"/>
    <w:rsid w:val="00FD7C2F"/>
    <w:rsid w:val="00FDAC90"/>
    <w:rsid w:val="00FE0195"/>
    <w:rsid w:val="00FE177D"/>
    <w:rsid w:val="00FE1911"/>
    <w:rsid w:val="00FE1B4D"/>
    <w:rsid w:val="00FE376F"/>
    <w:rsid w:val="00FE3E4B"/>
    <w:rsid w:val="00FE517C"/>
    <w:rsid w:val="00FE6398"/>
    <w:rsid w:val="00FE785F"/>
    <w:rsid w:val="00FF023A"/>
    <w:rsid w:val="00FF1157"/>
    <w:rsid w:val="00FF2600"/>
    <w:rsid w:val="00FF4994"/>
    <w:rsid w:val="00FF4ABF"/>
    <w:rsid w:val="00FF6BBD"/>
    <w:rsid w:val="00FF7242"/>
    <w:rsid w:val="00FF72FF"/>
    <w:rsid w:val="01013DFC"/>
    <w:rsid w:val="0104D64A"/>
    <w:rsid w:val="0107B780"/>
    <w:rsid w:val="010B6919"/>
    <w:rsid w:val="011074E0"/>
    <w:rsid w:val="01125800"/>
    <w:rsid w:val="01125840"/>
    <w:rsid w:val="01144415"/>
    <w:rsid w:val="0115BE81"/>
    <w:rsid w:val="0115E224"/>
    <w:rsid w:val="011718C3"/>
    <w:rsid w:val="011E9D34"/>
    <w:rsid w:val="01244B1A"/>
    <w:rsid w:val="01292FC7"/>
    <w:rsid w:val="012E71E2"/>
    <w:rsid w:val="012FAA42"/>
    <w:rsid w:val="01311EEE"/>
    <w:rsid w:val="0146CC1A"/>
    <w:rsid w:val="014776C6"/>
    <w:rsid w:val="0147D85A"/>
    <w:rsid w:val="014CB9FB"/>
    <w:rsid w:val="014CEF61"/>
    <w:rsid w:val="01522F25"/>
    <w:rsid w:val="0156033C"/>
    <w:rsid w:val="0156B016"/>
    <w:rsid w:val="0156EAA4"/>
    <w:rsid w:val="0158371B"/>
    <w:rsid w:val="01639429"/>
    <w:rsid w:val="0172186B"/>
    <w:rsid w:val="017801B1"/>
    <w:rsid w:val="01781538"/>
    <w:rsid w:val="017AB4CA"/>
    <w:rsid w:val="017BFD45"/>
    <w:rsid w:val="0194EC4F"/>
    <w:rsid w:val="019DD048"/>
    <w:rsid w:val="019E3D3B"/>
    <w:rsid w:val="01A71542"/>
    <w:rsid w:val="01A8245B"/>
    <w:rsid w:val="01AF79CB"/>
    <w:rsid w:val="01B28E09"/>
    <w:rsid w:val="01B54CB4"/>
    <w:rsid w:val="01B7F4C0"/>
    <w:rsid w:val="01BBAD4B"/>
    <w:rsid w:val="01C1DFAF"/>
    <w:rsid w:val="01C59F37"/>
    <w:rsid w:val="01C7C693"/>
    <w:rsid w:val="01C7DD1A"/>
    <w:rsid w:val="01C92925"/>
    <w:rsid w:val="01CB0EB2"/>
    <w:rsid w:val="01CB8764"/>
    <w:rsid w:val="01CC6558"/>
    <w:rsid w:val="01D44C80"/>
    <w:rsid w:val="01D86ED6"/>
    <w:rsid w:val="01D91873"/>
    <w:rsid w:val="01D9ABB6"/>
    <w:rsid w:val="01DA7803"/>
    <w:rsid w:val="01DDFF74"/>
    <w:rsid w:val="01DE0C4A"/>
    <w:rsid w:val="01E11D4B"/>
    <w:rsid w:val="01E1E8FA"/>
    <w:rsid w:val="01E24B06"/>
    <w:rsid w:val="01EAE8DB"/>
    <w:rsid w:val="01EE9D25"/>
    <w:rsid w:val="01F09B88"/>
    <w:rsid w:val="01F23104"/>
    <w:rsid w:val="01F2951D"/>
    <w:rsid w:val="01F5E9C9"/>
    <w:rsid w:val="01FCC64E"/>
    <w:rsid w:val="020D24C1"/>
    <w:rsid w:val="020F4E79"/>
    <w:rsid w:val="0211A174"/>
    <w:rsid w:val="0211F27C"/>
    <w:rsid w:val="0214A134"/>
    <w:rsid w:val="021ACA07"/>
    <w:rsid w:val="02312919"/>
    <w:rsid w:val="02336077"/>
    <w:rsid w:val="0233841D"/>
    <w:rsid w:val="0234385E"/>
    <w:rsid w:val="0237C948"/>
    <w:rsid w:val="0240EFA0"/>
    <w:rsid w:val="0241CFBD"/>
    <w:rsid w:val="02439C1D"/>
    <w:rsid w:val="0245A8CC"/>
    <w:rsid w:val="024830E5"/>
    <w:rsid w:val="024846C4"/>
    <w:rsid w:val="0256C1D5"/>
    <w:rsid w:val="025E2646"/>
    <w:rsid w:val="02651E0D"/>
    <w:rsid w:val="026C777F"/>
    <w:rsid w:val="026DE655"/>
    <w:rsid w:val="0278CDA0"/>
    <w:rsid w:val="027EE00B"/>
    <w:rsid w:val="02895135"/>
    <w:rsid w:val="029377D7"/>
    <w:rsid w:val="0297437B"/>
    <w:rsid w:val="029AF7CD"/>
    <w:rsid w:val="02AA174E"/>
    <w:rsid w:val="02B5AE81"/>
    <w:rsid w:val="02BB5F03"/>
    <w:rsid w:val="02BF5F05"/>
    <w:rsid w:val="02C2CC02"/>
    <w:rsid w:val="02C4B064"/>
    <w:rsid w:val="02C8845B"/>
    <w:rsid w:val="02C8A80C"/>
    <w:rsid w:val="02CC25FF"/>
    <w:rsid w:val="02D015E0"/>
    <w:rsid w:val="02D4F543"/>
    <w:rsid w:val="02D7FDEF"/>
    <w:rsid w:val="02E2AAEF"/>
    <w:rsid w:val="02E97567"/>
    <w:rsid w:val="02EA9A9B"/>
    <w:rsid w:val="02ECDAB0"/>
    <w:rsid w:val="02EF3D8F"/>
    <w:rsid w:val="02F1E8E6"/>
    <w:rsid w:val="02F5B6F0"/>
    <w:rsid w:val="02FD6A36"/>
    <w:rsid w:val="02FEF464"/>
    <w:rsid w:val="0304A560"/>
    <w:rsid w:val="03078D04"/>
    <w:rsid w:val="030ACF32"/>
    <w:rsid w:val="030BDF93"/>
    <w:rsid w:val="030DBB19"/>
    <w:rsid w:val="030E1ADA"/>
    <w:rsid w:val="030EE487"/>
    <w:rsid w:val="030FD5EB"/>
    <w:rsid w:val="03124201"/>
    <w:rsid w:val="0312A615"/>
    <w:rsid w:val="031785B4"/>
    <w:rsid w:val="031B48AB"/>
    <w:rsid w:val="031C783B"/>
    <w:rsid w:val="031ECAC8"/>
    <w:rsid w:val="031EF0E8"/>
    <w:rsid w:val="031FD995"/>
    <w:rsid w:val="032361AE"/>
    <w:rsid w:val="032398BD"/>
    <w:rsid w:val="0327EEE1"/>
    <w:rsid w:val="032A9E81"/>
    <w:rsid w:val="032BE3D7"/>
    <w:rsid w:val="033B54E3"/>
    <w:rsid w:val="033C51FD"/>
    <w:rsid w:val="033E87D0"/>
    <w:rsid w:val="03481106"/>
    <w:rsid w:val="034A9495"/>
    <w:rsid w:val="0352EB76"/>
    <w:rsid w:val="03537401"/>
    <w:rsid w:val="035C4548"/>
    <w:rsid w:val="035FA817"/>
    <w:rsid w:val="0361A8F4"/>
    <w:rsid w:val="03669FC7"/>
    <w:rsid w:val="036B8498"/>
    <w:rsid w:val="036E35F2"/>
    <w:rsid w:val="036E4258"/>
    <w:rsid w:val="036F71F2"/>
    <w:rsid w:val="0373251A"/>
    <w:rsid w:val="0375083D"/>
    <w:rsid w:val="03786382"/>
    <w:rsid w:val="037B79F7"/>
    <w:rsid w:val="037B9920"/>
    <w:rsid w:val="037C2782"/>
    <w:rsid w:val="0381E675"/>
    <w:rsid w:val="0384FA3B"/>
    <w:rsid w:val="03899CD6"/>
    <w:rsid w:val="038FB826"/>
    <w:rsid w:val="0394B1A2"/>
    <w:rsid w:val="039C291E"/>
    <w:rsid w:val="039E0DBF"/>
    <w:rsid w:val="039E32D1"/>
    <w:rsid w:val="039FDFF3"/>
    <w:rsid w:val="03A096D7"/>
    <w:rsid w:val="03A2715F"/>
    <w:rsid w:val="03A9EFD3"/>
    <w:rsid w:val="03AAE51E"/>
    <w:rsid w:val="03AB60C0"/>
    <w:rsid w:val="03B36F66"/>
    <w:rsid w:val="03B417D0"/>
    <w:rsid w:val="03B4D6DA"/>
    <w:rsid w:val="03BAE3A9"/>
    <w:rsid w:val="03BDE111"/>
    <w:rsid w:val="03C1B0D9"/>
    <w:rsid w:val="03C3B289"/>
    <w:rsid w:val="03C7D2AB"/>
    <w:rsid w:val="03DB8169"/>
    <w:rsid w:val="03DEF7F1"/>
    <w:rsid w:val="03E1928A"/>
    <w:rsid w:val="03E1B34B"/>
    <w:rsid w:val="03E39CAA"/>
    <w:rsid w:val="03F169FE"/>
    <w:rsid w:val="03FE835F"/>
    <w:rsid w:val="0405BC46"/>
    <w:rsid w:val="04084E26"/>
    <w:rsid w:val="0409E957"/>
    <w:rsid w:val="040E20F5"/>
    <w:rsid w:val="0414C709"/>
    <w:rsid w:val="041535C1"/>
    <w:rsid w:val="0417FFEE"/>
    <w:rsid w:val="04192FEF"/>
    <w:rsid w:val="041A293C"/>
    <w:rsid w:val="041DCE27"/>
    <w:rsid w:val="041E9832"/>
    <w:rsid w:val="041FF803"/>
    <w:rsid w:val="0421701B"/>
    <w:rsid w:val="0425CD84"/>
    <w:rsid w:val="0433C109"/>
    <w:rsid w:val="043724EB"/>
    <w:rsid w:val="043A9AE1"/>
    <w:rsid w:val="043ED605"/>
    <w:rsid w:val="0442F8A4"/>
    <w:rsid w:val="044399A6"/>
    <w:rsid w:val="045281FB"/>
    <w:rsid w:val="04540B47"/>
    <w:rsid w:val="0456086A"/>
    <w:rsid w:val="0457A1B6"/>
    <w:rsid w:val="045CFC4E"/>
    <w:rsid w:val="04613DE3"/>
    <w:rsid w:val="046A0170"/>
    <w:rsid w:val="0472A771"/>
    <w:rsid w:val="04736779"/>
    <w:rsid w:val="04769EFD"/>
    <w:rsid w:val="0476E521"/>
    <w:rsid w:val="0484644A"/>
    <w:rsid w:val="0486C32F"/>
    <w:rsid w:val="0489C255"/>
    <w:rsid w:val="049597C4"/>
    <w:rsid w:val="04A4F6EB"/>
    <w:rsid w:val="04A95E10"/>
    <w:rsid w:val="04AB60E5"/>
    <w:rsid w:val="04AEA3B0"/>
    <w:rsid w:val="04B162C9"/>
    <w:rsid w:val="04C3601F"/>
    <w:rsid w:val="04C377CF"/>
    <w:rsid w:val="04C77572"/>
    <w:rsid w:val="04CA9D2B"/>
    <w:rsid w:val="04CAAF08"/>
    <w:rsid w:val="04D234D6"/>
    <w:rsid w:val="04D38271"/>
    <w:rsid w:val="04D5E7D9"/>
    <w:rsid w:val="04D63939"/>
    <w:rsid w:val="04D6783D"/>
    <w:rsid w:val="04DD5D17"/>
    <w:rsid w:val="04DD9E7B"/>
    <w:rsid w:val="04DFC9E1"/>
    <w:rsid w:val="04DFDD4E"/>
    <w:rsid w:val="04E21777"/>
    <w:rsid w:val="04ECF085"/>
    <w:rsid w:val="04ED180D"/>
    <w:rsid w:val="04F1CD68"/>
    <w:rsid w:val="04F64486"/>
    <w:rsid w:val="04FC7A07"/>
    <w:rsid w:val="04FD3359"/>
    <w:rsid w:val="04FD4D70"/>
    <w:rsid w:val="0501F698"/>
    <w:rsid w:val="0503140E"/>
    <w:rsid w:val="050457E0"/>
    <w:rsid w:val="0504EF3A"/>
    <w:rsid w:val="05062967"/>
    <w:rsid w:val="05075B8C"/>
    <w:rsid w:val="05095C8C"/>
    <w:rsid w:val="05156BA1"/>
    <w:rsid w:val="051ABF33"/>
    <w:rsid w:val="05213757"/>
    <w:rsid w:val="0524EBF3"/>
    <w:rsid w:val="05265D9B"/>
    <w:rsid w:val="0526C995"/>
    <w:rsid w:val="05276F0E"/>
    <w:rsid w:val="052AA033"/>
    <w:rsid w:val="052DAC6A"/>
    <w:rsid w:val="052F75C4"/>
    <w:rsid w:val="05311D25"/>
    <w:rsid w:val="0532A0D6"/>
    <w:rsid w:val="053453F6"/>
    <w:rsid w:val="05351E24"/>
    <w:rsid w:val="05375F27"/>
    <w:rsid w:val="05379E03"/>
    <w:rsid w:val="053E15E5"/>
    <w:rsid w:val="0543F227"/>
    <w:rsid w:val="0545C5C6"/>
    <w:rsid w:val="05628287"/>
    <w:rsid w:val="0568677E"/>
    <w:rsid w:val="056C56AE"/>
    <w:rsid w:val="05799D7E"/>
    <w:rsid w:val="057C0B59"/>
    <w:rsid w:val="058110D7"/>
    <w:rsid w:val="05844E57"/>
    <w:rsid w:val="0584F36E"/>
    <w:rsid w:val="058A9731"/>
    <w:rsid w:val="058B611A"/>
    <w:rsid w:val="058EB1A2"/>
    <w:rsid w:val="058EF8B8"/>
    <w:rsid w:val="058F1F8D"/>
    <w:rsid w:val="05942BD1"/>
    <w:rsid w:val="05942C8C"/>
    <w:rsid w:val="05984EDE"/>
    <w:rsid w:val="0599A6AE"/>
    <w:rsid w:val="059ED2C2"/>
    <w:rsid w:val="05A86C72"/>
    <w:rsid w:val="05A8FADF"/>
    <w:rsid w:val="05AB02F2"/>
    <w:rsid w:val="05B6A3E2"/>
    <w:rsid w:val="05C5850D"/>
    <w:rsid w:val="05CD0231"/>
    <w:rsid w:val="05D52665"/>
    <w:rsid w:val="05DD11FE"/>
    <w:rsid w:val="05EA040A"/>
    <w:rsid w:val="05EBA2D3"/>
    <w:rsid w:val="05EBD03E"/>
    <w:rsid w:val="05EE58A8"/>
    <w:rsid w:val="05EF98BD"/>
    <w:rsid w:val="05F22ABE"/>
    <w:rsid w:val="05F4DCA2"/>
    <w:rsid w:val="05F7B4A6"/>
    <w:rsid w:val="05F7EE03"/>
    <w:rsid w:val="05FC6E0A"/>
    <w:rsid w:val="0603B192"/>
    <w:rsid w:val="06050995"/>
    <w:rsid w:val="06097E02"/>
    <w:rsid w:val="060FCC5C"/>
    <w:rsid w:val="06114447"/>
    <w:rsid w:val="0616F6DD"/>
    <w:rsid w:val="0618DE77"/>
    <w:rsid w:val="0619A21D"/>
    <w:rsid w:val="0619FC90"/>
    <w:rsid w:val="061A1E36"/>
    <w:rsid w:val="0625C62B"/>
    <w:rsid w:val="0626EF29"/>
    <w:rsid w:val="0629B520"/>
    <w:rsid w:val="063162EF"/>
    <w:rsid w:val="063467DE"/>
    <w:rsid w:val="063EE2FF"/>
    <w:rsid w:val="0644FA75"/>
    <w:rsid w:val="06451026"/>
    <w:rsid w:val="064AD79F"/>
    <w:rsid w:val="064F66DF"/>
    <w:rsid w:val="06533FDD"/>
    <w:rsid w:val="06550A9D"/>
    <w:rsid w:val="06569CDC"/>
    <w:rsid w:val="06577D81"/>
    <w:rsid w:val="065AD23B"/>
    <w:rsid w:val="065D1BA7"/>
    <w:rsid w:val="0661D1CE"/>
    <w:rsid w:val="0665458B"/>
    <w:rsid w:val="066F8417"/>
    <w:rsid w:val="067047E2"/>
    <w:rsid w:val="0671581D"/>
    <w:rsid w:val="06746AC4"/>
    <w:rsid w:val="0676D107"/>
    <w:rsid w:val="06818A92"/>
    <w:rsid w:val="068850D4"/>
    <w:rsid w:val="068C8BA6"/>
    <w:rsid w:val="06901A2F"/>
    <w:rsid w:val="0691B75B"/>
    <w:rsid w:val="06930BAD"/>
    <w:rsid w:val="0695A928"/>
    <w:rsid w:val="06972A58"/>
    <w:rsid w:val="06986754"/>
    <w:rsid w:val="06993371"/>
    <w:rsid w:val="069FA19E"/>
    <w:rsid w:val="06A19DD6"/>
    <w:rsid w:val="06A3DCD3"/>
    <w:rsid w:val="06A53261"/>
    <w:rsid w:val="06ABBAF1"/>
    <w:rsid w:val="06B04A7F"/>
    <w:rsid w:val="06B40BE2"/>
    <w:rsid w:val="06B4E3B3"/>
    <w:rsid w:val="06BDF668"/>
    <w:rsid w:val="06C103ED"/>
    <w:rsid w:val="06CA8BDC"/>
    <w:rsid w:val="06CAD142"/>
    <w:rsid w:val="06CC6A07"/>
    <w:rsid w:val="06D1D7B7"/>
    <w:rsid w:val="06D2B0EB"/>
    <w:rsid w:val="06D5834E"/>
    <w:rsid w:val="06D8AFEA"/>
    <w:rsid w:val="06DF929D"/>
    <w:rsid w:val="06E7D860"/>
    <w:rsid w:val="06EC78B3"/>
    <w:rsid w:val="06F1FCAB"/>
    <w:rsid w:val="06F3908B"/>
    <w:rsid w:val="06F3A5EC"/>
    <w:rsid w:val="06FCDFAF"/>
    <w:rsid w:val="06FDA506"/>
    <w:rsid w:val="06FED76C"/>
    <w:rsid w:val="0700925A"/>
    <w:rsid w:val="07042174"/>
    <w:rsid w:val="070780AB"/>
    <w:rsid w:val="070BB19E"/>
    <w:rsid w:val="070C870A"/>
    <w:rsid w:val="070F6D4B"/>
    <w:rsid w:val="07105C56"/>
    <w:rsid w:val="0717633D"/>
    <w:rsid w:val="0718014A"/>
    <w:rsid w:val="0718D6A3"/>
    <w:rsid w:val="071A2F0C"/>
    <w:rsid w:val="071A37FB"/>
    <w:rsid w:val="071ADE85"/>
    <w:rsid w:val="071EFCEC"/>
    <w:rsid w:val="071FEB6F"/>
    <w:rsid w:val="07297130"/>
    <w:rsid w:val="0729DAFD"/>
    <w:rsid w:val="072E686D"/>
    <w:rsid w:val="0731C9EE"/>
    <w:rsid w:val="0734A644"/>
    <w:rsid w:val="073BC9CE"/>
    <w:rsid w:val="073D9647"/>
    <w:rsid w:val="07403B21"/>
    <w:rsid w:val="07467F95"/>
    <w:rsid w:val="0747DA96"/>
    <w:rsid w:val="07483798"/>
    <w:rsid w:val="0748E8DB"/>
    <w:rsid w:val="074F5A90"/>
    <w:rsid w:val="074F8D20"/>
    <w:rsid w:val="0756F591"/>
    <w:rsid w:val="0758BF17"/>
    <w:rsid w:val="0762F524"/>
    <w:rsid w:val="076A3628"/>
    <w:rsid w:val="07700DC2"/>
    <w:rsid w:val="07791E25"/>
    <w:rsid w:val="0785A002"/>
    <w:rsid w:val="0785F0D6"/>
    <w:rsid w:val="078671F0"/>
    <w:rsid w:val="0787FDEE"/>
    <w:rsid w:val="078C29E6"/>
    <w:rsid w:val="078D4127"/>
    <w:rsid w:val="0798610B"/>
    <w:rsid w:val="079AA5E4"/>
    <w:rsid w:val="079B22CA"/>
    <w:rsid w:val="079BB0F7"/>
    <w:rsid w:val="079E199E"/>
    <w:rsid w:val="07A20E1C"/>
    <w:rsid w:val="07A2AAF6"/>
    <w:rsid w:val="07A5778B"/>
    <w:rsid w:val="07B00A6D"/>
    <w:rsid w:val="07B0641F"/>
    <w:rsid w:val="07B178B7"/>
    <w:rsid w:val="07B3DC01"/>
    <w:rsid w:val="07B6AB2B"/>
    <w:rsid w:val="07B8C7E1"/>
    <w:rsid w:val="07BF8130"/>
    <w:rsid w:val="07CB1C25"/>
    <w:rsid w:val="07CC1070"/>
    <w:rsid w:val="07CEC5FB"/>
    <w:rsid w:val="07D0014D"/>
    <w:rsid w:val="07D38941"/>
    <w:rsid w:val="07D3D24A"/>
    <w:rsid w:val="07D83059"/>
    <w:rsid w:val="07DBF4C5"/>
    <w:rsid w:val="07DC6F5A"/>
    <w:rsid w:val="07E36D5E"/>
    <w:rsid w:val="07E6394D"/>
    <w:rsid w:val="07EC315D"/>
    <w:rsid w:val="07ED26D7"/>
    <w:rsid w:val="07F26269"/>
    <w:rsid w:val="07F28357"/>
    <w:rsid w:val="07F52F67"/>
    <w:rsid w:val="08043C16"/>
    <w:rsid w:val="08067849"/>
    <w:rsid w:val="08079636"/>
    <w:rsid w:val="080AA68A"/>
    <w:rsid w:val="080B93F0"/>
    <w:rsid w:val="080FD4ED"/>
    <w:rsid w:val="08120C90"/>
    <w:rsid w:val="08133143"/>
    <w:rsid w:val="0813D3D6"/>
    <w:rsid w:val="0818D21A"/>
    <w:rsid w:val="0819CC6C"/>
    <w:rsid w:val="081A979D"/>
    <w:rsid w:val="081ECB6E"/>
    <w:rsid w:val="081F3F91"/>
    <w:rsid w:val="082442D2"/>
    <w:rsid w:val="082EA15E"/>
    <w:rsid w:val="082EE8BA"/>
    <w:rsid w:val="0830B3FD"/>
    <w:rsid w:val="0838150E"/>
    <w:rsid w:val="08388174"/>
    <w:rsid w:val="0839283A"/>
    <w:rsid w:val="083B79F4"/>
    <w:rsid w:val="08407ACD"/>
    <w:rsid w:val="084CC786"/>
    <w:rsid w:val="0850BD23"/>
    <w:rsid w:val="085944C0"/>
    <w:rsid w:val="085EBA33"/>
    <w:rsid w:val="08637A96"/>
    <w:rsid w:val="0865945D"/>
    <w:rsid w:val="086E3716"/>
    <w:rsid w:val="08700E34"/>
    <w:rsid w:val="0874B478"/>
    <w:rsid w:val="087732AE"/>
    <w:rsid w:val="087E63E5"/>
    <w:rsid w:val="0880139E"/>
    <w:rsid w:val="0881C5F1"/>
    <w:rsid w:val="08837EF3"/>
    <w:rsid w:val="088A902E"/>
    <w:rsid w:val="088C72BA"/>
    <w:rsid w:val="088E7930"/>
    <w:rsid w:val="08943814"/>
    <w:rsid w:val="0894590E"/>
    <w:rsid w:val="08971D65"/>
    <w:rsid w:val="089BA356"/>
    <w:rsid w:val="089CEB4A"/>
    <w:rsid w:val="08A15829"/>
    <w:rsid w:val="08A21090"/>
    <w:rsid w:val="08AD132D"/>
    <w:rsid w:val="08BA134F"/>
    <w:rsid w:val="08C12630"/>
    <w:rsid w:val="08C9A925"/>
    <w:rsid w:val="08CBD9C6"/>
    <w:rsid w:val="08CE70B2"/>
    <w:rsid w:val="08D103A9"/>
    <w:rsid w:val="08D434D0"/>
    <w:rsid w:val="08D7BB40"/>
    <w:rsid w:val="08E011BF"/>
    <w:rsid w:val="08E1C574"/>
    <w:rsid w:val="08E25327"/>
    <w:rsid w:val="08E5CA09"/>
    <w:rsid w:val="08E5D700"/>
    <w:rsid w:val="08E759BB"/>
    <w:rsid w:val="08E77766"/>
    <w:rsid w:val="08EA6D8B"/>
    <w:rsid w:val="08EEA92A"/>
    <w:rsid w:val="08F43B22"/>
    <w:rsid w:val="08F9AFF8"/>
    <w:rsid w:val="08FB4814"/>
    <w:rsid w:val="09004A7F"/>
    <w:rsid w:val="09035436"/>
    <w:rsid w:val="0904C3B4"/>
    <w:rsid w:val="09053F9F"/>
    <w:rsid w:val="09067D97"/>
    <w:rsid w:val="09071DFA"/>
    <w:rsid w:val="09131450"/>
    <w:rsid w:val="0914E494"/>
    <w:rsid w:val="091982F3"/>
    <w:rsid w:val="091D11F7"/>
    <w:rsid w:val="091DB052"/>
    <w:rsid w:val="091E291C"/>
    <w:rsid w:val="09207F0F"/>
    <w:rsid w:val="0920E5A6"/>
    <w:rsid w:val="0922229F"/>
    <w:rsid w:val="0926F8B1"/>
    <w:rsid w:val="0928E10A"/>
    <w:rsid w:val="09307D94"/>
    <w:rsid w:val="09325FE4"/>
    <w:rsid w:val="0935663F"/>
    <w:rsid w:val="0936C3CF"/>
    <w:rsid w:val="09398957"/>
    <w:rsid w:val="093B822A"/>
    <w:rsid w:val="093C2E6E"/>
    <w:rsid w:val="093FD2C4"/>
    <w:rsid w:val="09405CE2"/>
    <w:rsid w:val="09440070"/>
    <w:rsid w:val="094E3665"/>
    <w:rsid w:val="0950678B"/>
    <w:rsid w:val="095C121D"/>
    <w:rsid w:val="095E8A19"/>
    <w:rsid w:val="09651686"/>
    <w:rsid w:val="0968CEBE"/>
    <w:rsid w:val="09747F59"/>
    <w:rsid w:val="0975B327"/>
    <w:rsid w:val="097EE062"/>
    <w:rsid w:val="0980DF3C"/>
    <w:rsid w:val="0985F3DB"/>
    <w:rsid w:val="09947B6B"/>
    <w:rsid w:val="099487F1"/>
    <w:rsid w:val="0995DD4B"/>
    <w:rsid w:val="09996EC5"/>
    <w:rsid w:val="099992FE"/>
    <w:rsid w:val="099CB8EA"/>
    <w:rsid w:val="099CEC0A"/>
    <w:rsid w:val="09BF30DC"/>
    <w:rsid w:val="09CCAE12"/>
    <w:rsid w:val="09D022E3"/>
    <w:rsid w:val="09D2C855"/>
    <w:rsid w:val="09D329FC"/>
    <w:rsid w:val="09D587F3"/>
    <w:rsid w:val="09D7B249"/>
    <w:rsid w:val="09E14E42"/>
    <w:rsid w:val="09E24C2D"/>
    <w:rsid w:val="09E6B39F"/>
    <w:rsid w:val="09E77141"/>
    <w:rsid w:val="09E77422"/>
    <w:rsid w:val="09F4B3FD"/>
    <w:rsid w:val="09F948A7"/>
    <w:rsid w:val="09FEE943"/>
    <w:rsid w:val="09FF4899"/>
    <w:rsid w:val="09FF960A"/>
    <w:rsid w:val="0A048F12"/>
    <w:rsid w:val="0A0B822D"/>
    <w:rsid w:val="0A0D333F"/>
    <w:rsid w:val="0A13DECA"/>
    <w:rsid w:val="0A1FC725"/>
    <w:rsid w:val="0A242CCC"/>
    <w:rsid w:val="0A269379"/>
    <w:rsid w:val="0A2A1667"/>
    <w:rsid w:val="0A2FD45F"/>
    <w:rsid w:val="0A3F5446"/>
    <w:rsid w:val="0A3F7183"/>
    <w:rsid w:val="0A43EC9C"/>
    <w:rsid w:val="0A44995F"/>
    <w:rsid w:val="0A4769FE"/>
    <w:rsid w:val="0A4F03B9"/>
    <w:rsid w:val="0A5B7D80"/>
    <w:rsid w:val="0A5C08F0"/>
    <w:rsid w:val="0A5CA85E"/>
    <w:rsid w:val="0A5E665A"/>
    <w:rsid w:val="0A5E8806"/>
    <w:rsid w:val="0A63EDC9"/>
    <w:rsid w:val="0A64835A"/>
    <w:rsid w:val="0A6A3006"/>
    <w:rsid w:val="0A6ADD13"/>
    <w:rsid w:val="0A6D6FD9"/>
    <w:rsid w:val="0A7D2FBF"/>
    <w:rsid w:val="0A7D47B9"/>
    <w:rsid w:val="0A7DA947"/>
    <w:rsid w:val="0A8BDED1"/>
    <w:rsid w:val="0A8F38D0"/>
    <w:rsid w:val="0A8F3FD4"/>
    <w:rsid w:val="0A90EF34"/>
    <w:rsid w:val="0A928C53"/>
    <w:rsid w:val="0A95D3A4"/>
    <w:rsid w:val="0AA31E6C"/>
    <w:rsid w:val="0AA81C99"/>
    <w:rsid w:val="0AA87D5D"/>
    <w:rsid w:val="0AAB3F32"/>
    <w:rsid w:val="0AB28BAB"/>
    <w:rsid w:val="0AB6E612"/>
    <w:rsid w:val="0AB9980E"/>
    <w:rsid w:val="0ABCF267"/>
    <w:rsid w:val="0AC064C4"/>
    <w:rsid w:val="0AD07114"/>
    <w:rsid w:val="0AD122AC"/>
    <w:rsid w:val="0AD185F5"/>
    <w:rsid w:val="0AD2BF56"/>
    <w:rsid w:val="0AE21E99"/>
    <w:rsid w:val="0AE830E2"/>
    <w:rsid w:val="0AEA371C"/>
    <w:rsid w:val="0AF0ADC1"/>
    <w:rsid w:val="0AF6FCEC"/>
    <w:rsid w:val="0AFA19FD"/>
    <w:rsid w:val="0B00CF88"/>
    <w:rsid w:val="0B01D95E"/>
    <w:rsid w:val="0B035F70"/>
    <w:rsid w:val="0B049B90"/>
    <w:rsid w:val="0B060DF0"/>
    <w:rsid w:val="0B073C76"/>
    <w:rsid w:val="0B089B87"/>
    <w:rsid w:val="0B0B42A5"/>
    <w:rsid w:val="0B0B8633"/>
    <w:rsid w:val="0B22DCC2"/>
    <w:rsid w:val="0B2580A7"/>
    <w:rsid w:val="0B265F58"/>
    <w:rsid w:val="0B2B13F1"/>
    <w:rsid w:val="0B2B5EA6"/>
    <w:rsid w:val="0B2C5F5D"/>
    <w:rsid w:val="0B2EC66B"/>
    <w:rsid w:val="0B3A5ED8"/>
    <w:rsid w:val="0B3B3E0C"/>
    <w:rsid w:val="0B421F7A"/>
    <w:rsid w:val="0B45BDF3"/>
    <w:rsid w:val="0B46770E"/>
    <w:rsid w:val="0B48EB1F"/>
    <w:rsid w:val="0B4A695A"/>
    <w:rsid w:val="0B4B1EFE"/>
    <w:rsid w:val="0B540A9C"/>
    <w:rsid w:val="0B5479D1"/>
    <w:rsid w:val="0B553154"/>
    <w:rsid w:val="0B553485"/>
    <w:rsid w:val="0B558FC9"/>
    <w:rsid w:val="0B5990EC"/>
    <w:rsid w:val="0B5B31CC"/>
    <w:rsid w:val="0B5C2447"/>
    <w:rsid w:val="0B5DE323"/>
    <w:rsid w:val="0B629DAE"/>
    <w:rsid w:val="0B63A626"/>
    <w:rsid w:val="0B678E7F"/>
    <w:rsid w:val="0B6BE5FD"/>
    <w:rsid w:val="0B793B01"/>
    <w:rsid w:val="0B7E89AB"/>
    <w:rsid w:val="0B93F10A"/>
    <w:rsid w:val="0B9B1E12"/>
    <w:rsid w:val="0B9FA1A7"/>
    <w:rsid w:val="0BA38AE5"/>
    <w:rsid w:val="0BA659E6"/>
    <w:rsid w:val="0BA7FCDE"/>
    <w:rsid w:val="0BA99C6B"/>
    <w:rsid w:val="0BAF1E1C"/>
    <w:rsid w:val="0BB14396"/>
    <w:rsid w:val="0BB6B753"/>
    <w:rsid w:val="0BBD3AF6"/>
    <w:rsid w:val="0BBDC3F6"/>
    <w:rsid w:val="0BC34BC8"/>
    <w:rsid w:val="0BC60250"/>
    <w:rsid w:val="0BD54A5A"/>
    <w:rsid w:val="0BDADCD6"/>
    <w:rsid w:val="0BF1C81F"/>
    <w:rsid w:val="0BF39E48"/>
    <w:rsid w:val="0BFA281C"/>
    <w:rsid w:val="0BFB0EFE"/>
    <w:rsid w:val="0BFC4932"/>
    <w:rsid w:val="0BFF751F"/>
    <w:rsid w:val="0BFFF008"/>
    <w:rsid w:val="0C027605"/>
    <w:rsid w:val="0C040F4D"/>
    <w:rsid w:val="0C08349E"/>
    <w:rsid w:val="0C0C2BD9"/>
    <w:rsid w:val="0C0CD829"/>
    <w:rsid w:val="0C0EEEAD"/>
    <w:rsid w:val="0C10F3A0"/>
    <w:rsid w:val="0C14EDC0"/>
    <w:rsid w:val="0C180C9E"/>
    <w:rsid w:val="0C1BB4CB"/>
    <w:rsid w:val="0C1EE7D4"/>
    <w:rsid w:val="0C20C391"/>
    <w:rsid w:val="0C20D4A5"/>
    <w:rsid w:val="0C221CF1"/>
    <w:rsid w:val="0C235091"/>
    <w:rsid w:val="0C23BBD2"/>
    <w:rsid w:val="0C26A14C"/>
    <w:rsid w:val="0C26C209"/>
    <w:rsid w:val="0C2A8362"/>
    <w:rsid w:val="0C2AFC4D"/>
    <w:rsid w:val="0C2C8F9D"/>
    <w:rsid w:val="0C2D03CC"/>
    <w:rsid w:val="0C309F5A"/>
    <w:rsid w:val="0C32910A"/>
    <w:rsid w:val="0C49AA01"/>
    <w:rsid w:val="0C4D0705"/>
    <w:rsid w:val="0C530637"/>
    <w:rsid w:val="0C54C34C"/>
    <w:rsid w:val="0C54E511"/>
    <w:rsid w:val="0C555622"/>
    <w:rsid w:val="0C56AF8B"/>
    <w:rsid w:val="0C5A38CC"/>
    <w:rsid w:val="0C5DEB05"/>
    <w:rsid w:val="0C5F3770"/>
    <w:rsid w:val="0C5FF364"/>
    <w:rsid w:val="0C61D87B"/>
    <w:rsid w:val="0C6EA0A5"/>
    <w:rsid w:val="0C701AAF"/>
    <w:rsid w:val="0C745611"/>
    <w:rsid w:val="0C787C41"/>
    <w:rsid w:val="0C7C2D93"/>
    <w:rsid w:val="0C8CCC79"/>
    <w:rsid w:val="0C8DA152"/>
    <w:rsid w:val="0C900A45"/>
    <w:rsid w:val="0C940057"/>
    <w:rsid w:val="0C970B83"/>
    <w:rsid w:val="0C9D34D3"/>
    <w:rsid w:val="0C9E0315"/>
    <w:rsid w:val="0CA2084B"/>
    <w:rsid w:val="0CA504E0"/>
    <w:rsid w:val="0CA5CA52"/>
    <w:rsid w:val="0CA767E9"/>
    <w:rsid w:val="0CAE0FB5"/>
    <w:rsid w:val="0CAFF481"/>
    <w:rsid w:val="0CB6DC3F"/>
    <w:rsid w:val="0CBD205C"/>
    <w:rsid w:val="0CC22A65"/>
    <w:rsid w:val="0CC23F3B"/>
    <w:rsid w:val="0CC3208B"/>
    <w:rsid w:val="0CC4A401"/>
    <w:rsid w:val="0CD090A1"/>
    <w:rsid w:val="0CD584DD"/>
    <w:rsid w:val="0CD82F0F"/>
    <w:rsid w:val="0CDBDD0E"/>
    <w:rsid w:val="0CDD15F0"/>
    <w:rsid w:val="0CE45A66"/>
    <w:rsid w:val="0CE471E9"/>
    <w:rsid w:val="0CEC5559"/>
    <w:rsid w:val="0CED9B31"/>
    <w:rsid w:val="0CF1DEF5"/>
    <w:rsid w:val="0CF4AE25"/>
    <w:rsid w:val="0CF64018"/>
    <w:rsid w:val="0CF796D3"/>
    <w:rsid w:val="0D012E88"/>
    <w:rsid w:val="0D04F119"/>
    <w:rsid w:val="0D0E5989"/>
    <w:rsid w:val="0D11492A"/>
    <w:rsid w:val="0D1831C0"/>
    <w:rsid w:val="0D1D1F83"/>
    <w:rsid w:val="0D1E7760"/>
    <w:rsid w:val="0D1F2231"/>
    <w:rsid w:val="0D217CE0"/>
    <w:rsid w:val="0D229578"/>
    <w:rsid w:val="0D22B261"/>
    <w:rsid w:val="0D25762A"/>
    <w:rsid w:val="0D2973CD"/>
    <w:rsid w:val="0D30DF2D"/>
    <w:rsid w:val="0D3E174D"/>
    <w:rsid w:val="0D428FDF"/>
    <w:rsid w:val="0D42F700"/>
    <w:rsid w:val="0D44845B"/>
    <w:rsid w:val="0D45D1DA"/>
    <w:rsid w:val="0D48AAE4"/>
    <w:rsid w:val="0D4E2F89"/>
    <w:rsid w:val="0D4E9255"/>
    <w:rsid w:val="0D51E7A3"/>
    <w:rsid w:val="0D53F903"/>
    <w:rsid w:val="0D58198B"/>
    <w:rsid w:val="0D5F63FA"/>
    <w:rsid w:val="0D623F98"/>
    <w:rsid w:val="0D68C4F1"/>
    <w:rsid w:val="0D7343FA"/>
    <w:rsid w:val="0D75119E"/>
    <w:rsid w:val="0D822196"/>
    <w:rsid w:val="0D85EC3C"/>
    <w:rsid w:val="0D8714EA"/>
    <w:rsid w:val="0D873A8D"/>
    <w:rsid w:val="0D89E601"/>
    <w:rsid w:val="0D8F3C5B"/>
    <w:rsid w:val="0D900050"/>
    <w:rsid w:val="0D9491E0"/>
    <w:rsid w:val="0D9562F6"/>
    <w:rsid w:val="0D95FD42"/>
    <w:rsid w:val="0D98A723"/>
    <w:rsid w:val="0D9EA533"/>
    <w:rsid w:val="0DA09851"/>
    <w:rsid w:val="0DA6B39B"/>
    <w:rsid w:val="0DA8E1BD"/>
    <w:rsid w:val="0DBF147C"/>
    <w:rsid w:val="0DCA6748"/>
    <w:rsid w:val="0DCB2D4F"/>
    <w:rsid w:val="0DD419E9"/>
    <w:rsid w:val="0DD59304"/>
    <w:rsid w:val="0DD64890"/>
    <w:rsid w:val="0DD7AB23"/>
    <w:rsid w:val="0DD86ECD"/>
    <w:rsid w:val="0DD9027D"/>
    <w:rsid w:val="0DDC41A7"/>
    <w:rsid w:val="0DE1D75F"/>
    <w:rsid w:val="0DE1DF85"/>
    <w:rsid w:val="0DE75614"/>
    <w:rsid w:val="0DF3F5A8"/>
    <w:rsid w:val="0DF57550"/>
    <w:rsid w:val="0DFC2430"/>
    <w:rsid w:val="0E02D86E"/>
    <w:rsid w:val="0E0485EE"/>
    <w:rsid w:val="0E08F979"/>
    <w:rsid w:val="0E091E1F"/>
    <w:rsid w:val="0E0DE3F8"/>
    <w:rsid w:val="0E0FC5B5"/>
    <w:rsid w:val="0E10611F"/>
    <w:rsid w:val="0E110613"/>
    <w:rsid w:val="0E167535"/>
    <w:rsid w:val="0E1A8A18"/>
    <w:rsid w:val="0E1B4AE8"/>
    <w:rsid w:val="0E1C2151"/>
    <w:rsid w:val="0E1D4B65"/>
    <w:rsid w:val="0E1DD561"/>
    <w:rsid w:val="0E1F45A6"/>
    <w:rsid w:val="0E21561E"/>
    <w:rsid w:val="0E2272A5"/>
    <w:rsid w:val="0E24D1F9"/>
    <w:rsid w:val="0E26355F"/>
    <w:rsid w:val="0E2AE8F8"/>
    <w:rsid w:val="0E33FE32"/>
    <w:rsid w:val="0E3577E6"/>
    <w:rsid w:val="0E37EA32"/>
    <w:rsid w:val="0E3C8471"/>
    <w:rsid w:val="0E40000F"/>
    <w:rsid w:val="0E4223DC"/>
    <w:rsid w:val="0E43270B"/>
    <w:rsid w:val="0E46FFFE"/>
    <w:rsid w:val="0E4C2B52"/>
    <w:rsid w:val="0E4CCCAB"/>
    <w:rsid w:val="0E4DE7B1"/>
    <w:rsid w:val="0E53F50E"/>
    <w:rsid w:val="0E557158"/>
    <w:rsid w:val="0E576BEC"/>
    <w:rsid w:val="0E5789FA"/>
    <w:rsid w:val="0E58025E"/>
    <w:rsid w:val="0E5C2216"/>
    <w:rsid w:val="0E6E5FF1"/>
    <w:rsid w:val="0E70B5EB"/>
    <w:rsid w:val="0E74E9A5"/>
    <w:rsid w:val="0E7A471A"/>
    <w:rsid w:val="0E7C9E78"/>
    <w:rsid w:val="0E7E781A"/>
    <w:rsid w:val="0E8DC763"/>
    <w:rsid w:val="0E951776"/>
    <w:rsid w:val="0E987BAF"/>
    <w:rsid w:val="0E9B0AAF"/>
    <w:rsid w:val="0EA2EC34"/>
    <w:rsid w:val="0EA502E7"/>
    <w:rsid w:val="0EA6B27A"/>
    <w:rsid w:val="0EA70D4D"/>
    <w:rsid w:val="0EA754C3"/>
    <w:rsid w:val="0EA90817"/>
    <w:rsid w:val="0EAA8114"/>
    <w:rsid w:val="0EBB23FC"/>
    <w:rsid w:val="0EC176DF"/>
    <w:rsid w:val="0EC552A6"/>
    <w:rsid w:val="0ECC1190"/>
    <w:rsid w:val="0ED0B41C"/>
    <w:rsid w:val="0ED46940"/>
    <w:rsid w:val="0EDEAD25"/>
    <w:rsid w:val="0EE0EB84"/>
    <w:rsid w:val="0EF0AE55"/>
    <w:rsid w:val="0EF0DB78"/>
    <w:rsid w:val="0EF16529"/>
    <w:rsid w:val="0EF3DC5A"/>
    <w:rsid w:val="0EF89D83"/>
    <w:rsid w:val="0EFD58DD"/>
    <w:rsid w:val="0F0AAC8F"/>
    <w:rsid w:val="0F0D5D5E"/>
    <w:rsid w:val="0F105298"/>
    <w:rsid w:val="0F12EC13"/>
    <w:rsid w:val="0F13056B"/>
    <w:rsid w:val="0F1E758E"/>
    <w:rsid w:val="0F1EF19D"/>
    <w:rsid w:val="0F22595B"/>
    <w:rsid w:val="0F26DBE1"/>
    <w:rsid w:val="0F2BD63C"/>
    <w:rsid w:val="0F2F1779"/>
    <w:rsid w:val="0F368671"/>
    <w:rsid w:val="0F3DB8E3"/>
    <w:rsid w:val="0F3FA3EC"/>
    <w:rsid w:val="0F44A2F7"/>
    <w:rsid w:val="0F48974F"/>
    <w:rsid w:val="0F4E381A"/>
    <w:rsid w:val="0F50C051"/>
    <w:rsid w:val="0F54065B"/>
    <w:rsid w:val="0F56E36D"/>
    <w:rsid w:val="0F5954A0"/>
    <w:rsid w:val="0F5DB46C"/>
    <w:rsid w:val="0F61B544"/>
    <w:rsid w:val="0F62AB99"/>
    <w:rsid w:val="0F6644C5"/>
    <w:rsid w:val="0F6C5961"/>
    <w:rsid w:val="0F6F5201"/>
    <w:rsid w:val="0F7099FA"/>
    <w:rsid w:val="0F76E85A"/>
    <w:rsid w:val="0F78E173"/>
    <w:rsid w:val="0F7E9038"/>
    <w:rsid w:val="0F7EABE7"/>
    <w:rsid w:val="0F885AC8"/>
    <w:rsid w:val="0F896353"/>
    <w:rsid w:val="0F89AFAF"/>
    <w:rsid w:val="0F8A76E5"/>
    <w:rsid w:val="0F8ED695"/>
    <w:rsid w:val="0F9760AA"/>
    <w:rsid w:val="0F97CFC0"/>
    <w:rsid w:val="0F9CD206"/>
    <w:rsid w:val="0F9DCD54"/>
    <w:rsid w:val="0FA84F4E"/>
    <w:rsid w:val="0FABB287"/>
    <w:rsid w:val="0FAE5828"/>
    <w:rsid w:val="0FB03C65"/>
    <w:rsid w:val="0FB0E1BA"/>
    <w:rsid w:val="0FB126EA"/>
    <w:rsid w:val="0FB2A74E"/>
    <w:rsid w:val="0FB3418B"/>
    <w:rsid w:val="0FB45E80"/>
    <w:rsid w:val="0FB729F2"/>
    <w:rsid w:val="0FB7687B"/>
    <w:rsid w:val="0FB9A33F"/>
    <w:rsid w:val="0FC17ABD"/>
    <w:rsid w:val="0FC29AA7"/>
    <w:rsid w:val="0FC5A6DF"/>
    <w:rsid w:val="0FC63D33"/>
    <w:rsid w:val="0FC9B7FD"/>
    <w:rsid w:val="0FCC92FA"/>
    <w:rsid w:val="0FD1486F"/>
    <w:rsid w:val="0FD3C9D5"/>
    <w:rsid w:val="0FD89BE5"/>
    <w:rsid w:val="0FDF964E"/>
    <w:rsid w:val="0FE21B9E"/>
    <w:rsid w:val="0FE3B3C3"/>
    <w:rsid w:val="0FEEA7A0"/>
    <w:rsid w:val="0FEF37D8"/>
    <w:rsid w:val="0FFC35C0"/>
    <w:rsid w:val="0FFF072B"/>
    <w:rsid w:val="1001C58F"/>
    <w:rsid w:val="1001FE22"/>
    <w:rsid w:val="100AC439"/>
    <w:rsid w:val="100B4313"/>
    <w:rsid w:val="100EF8F1"/>
    <w:rsid w:val="10117F76"/>
    <w:rsid w:val="1014639E"/>
    <w:rsid w:val="101B8B5A"/>
    <w:rsid w:val="1023CDEF"/>
    <w:rsid w:val="1024D9A6"/>
    <w:rsid w:val="1025E6C8"/>
    <w:rsid w:val="10266DAB"/>
    <w:rsid w:val="10304DE3"/>
    <w:rsid w:val="103310CC"/>
    <w:rsid w:val="1035D280"/>
    <w:rsid w:val="10392782"/>
    <w:rsid w:val="10397E42"/>
    <w:rsid w:val="10399D21"/>
    <w:rsid w:val="10408DB3"/>
    <w:rsid w:val="10434929"/>
    <w:rsid w:val="1048496F"/>
    <w:rsid w:val="105041FF"/>
    <w:rsid w:val="105414A8"/>
    <w:rsid w:val="10559AF3"/>
    <w:rsid w:val="1057DFCB"/>
    <w:rsid w:val="105A6A3A"/>
    <w:rsid w:val="105B9C03"/>
    <w:rsid w:val="105DE236"/>
    <w:rsid w:val="10604A78"/>
    <w:rsid w:val="1067E597"/>
    <w:rsid w:val="106BD0B8"/>
    <w:rsid w:val="10793BD4"/>
    <w:rsid w:val="10801D93"/>
    <w:rsid w:val="1087AFBA"/>
    <w:rsid w:val="108C4570"/>
    <w:rsid w:val="1090DCC2"/>
    <w:rsid w:val="10946701"/>
    <w:rsid w:val="1094F365"/>
    <w:rsid w:val="10971E1B"/>
    <w:rsid w:val="109F7346"/>
    <w:rsid w:val="10A5B972"/>
    <w:rsid w:val="10A85416"/>
    <w:rsid w:val="10AD3133"/>
    <w:rsid w:val="10AEE1D8"/>
    <w:rsid w:val="10B09C35"/>
    <w:rsid w:val="10B8609C"/>
    <w:rsid w:val="10C1B835"/>
    <w:rsid w:val="10C1D9CD"/>
    <w:rsid w:val="10CE61FA"/>
    <w:rsid w:val="10D02A7D"/>
    <w:rsid w:val="10D03280"/>
    <w:rsid w:val="10D61A8D"/>
    <w:rsid w:val="10D648A9"/>
    <w:rsid w:val="10DFFEAA"/>
    <w:rsid w:val="10E10A3B"/>
    <w:rsid w:val="10E3BD27"/>
    <w:rsid w:val="10E701E1"/>
    <w:rsid w:val="10EAB68D"/>
    <w:rsid w:val="10EDE652"/>
    <w:rsid w:val="10EE26A4"/>
    <w:rsid w:val="10EFD339"/>
    <w:rsid w:val="10F69C4D"/>
    <w:rsid w:val="10F72D11"/>
    <w:rsid w:val="10F92CE6"/>
    <w:rsid w:val="110109DE"/>
    <w:rsid w:val="11012A11"/>
    <w:rsid w:val="1102ABBD"/>
    <w:rsid w:val="1104F782"/>
    <w:rsid w:val="1107B517"/>
    <w:rsid w:val="11095F75"/>
    <w:rsid w:val="110E44EC"/>
    <w:rsid w:val="11129CCD"/>
    <w:rsid w:val="111624CE"/>
    <w:rsid w:val="111ECD1B"/>
    <w:rsid w:val="11223EB8"/>
    <w:rsid w:val="1122BC73"/>
    <w:rsid w:val="1124011C"/>
    <w:rsid w:val="1127D272"/>
    <w:rsid w:val="112DB69B"/>
    <w:rsid w:val="1131DAD7"/>
    <w:rsid w:val="11385584"/>
    <w:rsid w:val="11385AAE"/>
    <w:rsid w:val="113931EA"/>
    <w:rsid w:val="1140D28C"/>
    <w:rsid w:val="1143DE8C"/>
    <w:rsid w:val="1146B511"/>
    <w:rsid w:val="11499E4F"/>
    <w:rsid w:val="114BDE69"/>
    <w:rsid w:val="114EF68C"/>
    <w:rsid w:val="114F4404"/>
    <w:rsid w:val="1156D252"/>
    <w:rsid w:val="115B4E43"/>
    <w:rsid w:val="115C8F43"/>
    <w:rsid w:val="1165F186"/>
    <w:rsid w:val="1168AF66"/>
    <w:rsid w:val="116D8DC2"/>
    <w:rsid w:val="1171808D"/>
    <w:rsid w:val="1175205A"/>
    <w:rsid w:val="117C1F42"/>
    <w:rsid w:val="11803D67"/>
    <w:rsid w:val="11857589"/>
    <w:rsid w:val="11871F04"/>
    <w:rsid w:val="118A0B54"/>
    <w:rsid w:val="118F4FE3"/>
    <w:rsid w:val="1199AA01"/>
    <w:rsid w:val="1199E91B"/>
    <w:rsid w:val="119CFD98"/>
    <w:rsid w:val="119D0E6A"/>
    <w:rsid w:val="11A25CA9"/>
    <w:rsid w:val="11A40E1C"/>
    <w:rsid w:val="11A52FD5"/>
    <w:rsid w:val="11A54EA2"/>
    <w:rsid w:val="11A59EE6"/>
    <w:rsid w:val="11AB67AB"/>
    <w:rsid w:val="11AF86A7"/>
    <w:rsid w:val="11BB6180"/>
    <w:rsid w:val="11BC77BB"/>
    <w:rsid w:val="11C4CCC9"/>
    <w:rsid w:val="11C62F28"/>
    <w:rsid w:val="11C6E5AD"/>
    <w:rsid w:val="11CA6E85"/>
    <w:rsid w:val="11CA872A"/>
    <w:rsid w:val="11CBD8B8"/>
    <w:rsid w:val="11CBF8CA"/>
    <w:rsid w:val="11CF646D"/>
    <w:rsid w:val="11D10263"/>
    <w:rsid w:val="11D30AD6"/>
    <w:rsid w:val="11D9AEF5"/>
    <w:rsid w:val="11DEF167"/>
    <w:rsid w:val="11E4D2CE"/>
    <w:rsid w:val="11E7005A"/>
    <w:rsid w:val="11F126D6"/>
    <w:rsid w:val="11F5CA74"/>
    <w:rsid w:val="11FA69C3"/>
    <w:rsid w:val="12029465"/>
    <w:rsid w:val="1208BE78"/>
    <w:rsid w:val="1209A7A3"/>
    <w:rsid w:val="120D85E4"/>
    <w:rsid w:val="120E13A5"/>
    <w:rsid w:val="12155424"/>
    <w:rsid w:val="121BA644"/>
    <w:rsid w:val="121CA849"/>
    <w:rsid w:val="121FFE9F"/>
    <w:rsid w:val="122215AA"/>
    <w:rsid w:val="122707D5"/>
    <w:rsid w:val="12322B35"/>
    <w:rsid w:val="12463687"/>
    <w:rsid w:val="1247C071"/>
    <w:rsid w:val="1247D46B"/>
    <w:rsid w:val="125161EA"/>
    <w:rsid w:val="12569020"/>
    <w:rsid w:val="12574CEA"/>
    <w:rsid w:val="1259E1EC"/>
    <w:rsid w:val="125B6F09"/>
    <w:rsid w:val="125BBE99"/>
    <w:rsid w:val="125BE0ED"/>
    <w:rsid w:val="125EE773"/>
    <w:rsid w:val="1261A31A"/>
    <w:rsid w:val="1266959B"/>
    <w:rsid w:val="126B283B"/>
    <w:rsid w:val="126FE707"/>
    <w:rsid w:val="12730B7B"/>
    <w:rsid w:val="127412D4"/>
    <w:rsid w:val="12761721"/>
    <w:rsid w:val="12796BD4"/>
    <w:rsid w:val="127A868B"/>
    <w:rsid w:val="127F75F5"/>
    <w:rsid w:val="128360D9"/>
    <w:rsid w:val="1286E3B1"/>
    <w:rsid w:val="12902517"/>
    <w:rsid w:val="1294283B"/>
    <w:rsid w:val="12995B84"/>
    <w:rsid w:val="129A866B"/>
    <w:rsid w:val="12A68CA3"/>
    <w:rsid w:val="12A78354"/>
    <w:rsid w:val="12AC27BB"/>
    <w:rsid w:val="12B11017"/>
    <w:rsid w:val="12B15527"/>
    <w:rsid w:val="12C6C2CF"/>
    <w:rsid w:val="12C797DF"/>
    <w:rsid w:val="12C90790"/>
    <w:rsid w:val="12CFCB56"/>
    <w:rsid w:val="12D5C098"/>
    <w:rsid w:val="12DDC87B"/>
    <w:rsid w:val="12E09F05"/>
    <w:rsid w:val="12E3EE90"/>
    <w:rsid w:val="12E6C6E2"/>
    <w:rsid w:val="12E9A0B0"/>
    <w:rsid w:val="12EA6E7B"/>
    <w:rsid w:val="12ED23B4"/>
    <w:rsid w:val="12F14D13"/>
    <w:rsid w:val="12F65ABB"/>
    <w:rsid w:val="12F97F06"/>
    <w:rsid w:val="12FD4490"/>
    <w:rsid w:val="12FD5B17"/>
    <w:rsid w:val="1300F3AE"/>
    <w:rsid w:val="130EF75E"/>
    <w:rsid w:val="13152C27"/>
    <w:rsid w:val="13191AEA"/>
    <w:rsid w:val="132C88B2"/>
    <w:rsid w:val="132D1676"/>
    <w:rsid w:val="132F2723"/>
    <w:rsid w:val="13319A4C"/>
    <w:rsid w:val="133827E2"/>
    <w:rsid w:val="133B549C"/>
    <w:rsid w:val="13410F4A"/>
    <w:rsid w:val="1342D166"/>
    <w:rsid w:val="13459F58"/>
    <w:rsid w:val="1347FB4A"/>
    <w:rsid w:val="134B0CEA"/>
    <w:rsid w:val="134D6A71"/>
    <w:rsid w:val="135902C7"/>
    <w:rsid w:val="135D85EA"/>
    <w:rsid w:val="135F0EA5"/>
    <w:rsid w:val="1361A56A"/>
    <w:rsid w:val="1365DD5A"/>
    <w:rsid w:val="1366C957"/>
    <w:rsid w:val="136F7999"/>
    <w:rsid w:val="136F990D"/>
    <w:rsid w:val="13705CBD"/>
    <w:rsid w:val="1370FCC7"/>
    <w:rsid w:val="138056F5"/>
    <w:rsid w:val="1383D903"/>
    <w:rsid w:val="1386E86C"/>
    <w:rsid w:val="13876F2E"/>
    <w:rsid w:val="138817AD"/>
    <w:rsid w:val="138A7FE7"/>
    <w:rsid w:val="138CFA64"/>
    <w:rsid w:val="1392ABCA"/>
    <w:rsid w:val="13942382"/>
    <w:rsid w:val="13955655"/>
    <w:rsid w:val="13976617"/>
    <w:rsid w:val="1398EC6A"/>
    <w:rsid w:val="139DB010"/>
    <w:rsid w:val="139F60B7"/>
    <w:rsid w:val="13A00770"/>
    <w:rsid w:val="13A31C5A"/>
    <w:rsid w:val="13A6E398"/>
    <w:rsid w:val="13A7EA18"/>
    <w:rsid w:val="13AF39E5"/>
    <w:rsid w:val="13BDF24F"/>
    <w:rsid w:val="13C04E22"/>
    <w:rsid w:val="13C0D9E3"/>
    <w:rsid w:val="13C27B83"/>
    <w:rsid w:val="13C601B4"/>
    <w:rsid w:val="13C6C50F"/>
    <w:rsid w:val="13C79775"/>
    <w:rsid w:val="13CB5EB6"/>
    <w:rsid w:val="13D4BAEB"/>
    <w:rsid w:val="13D4C256"/>
    <w:rsid w:val="13D76AFE"/>
    <w:rsid w:val="13DAB5C9"/>
    <w:rsid w:val="13DDB2D1"/>
    <w:rsid w:val="13DEF9DD"/>
    <w:rsid w:val="13DF42E5"/>
    <w:rsid w:val="13E1815D"/>
    <w:rsid w:val="13F1887E"/>
    <w:rsid w:val="13F25C44"/>
    <w:rsid w:val="13F39108"/>
    <w:rsid w:val="13F89368"/>
    <w:rsid w:val="13F8E449"/>
    <w:rsid w:val="1405529E"/>
    <w:rsid w:val="140DD181"/>
    <w:rsid w:val="1411BB5B"/>
    <w:rsid w:val="1418A750"/>
    <w:rsid w:val="141EE443"/>
    <w:rsid w:val="1420DC17"/>
    <w:rsid w:val="14228F6C"/>
    <w:rsid w:val="142C3BF1"/>
    <w:rsid w:val="142CA4C2"/>
    <w:rsid w:val="142DC9E4"/>
    <w:rsid w:val="1434582D"/>
    <w:rsid w:val="1438C520"/>
    <w:rsid w:val="1438D190"/>
    <w:rsid w:val="1438F06E"/>
    <w:rsid w:val="1443C01A"/>
    <w:rsid w:val="1444086D"/>
    <w:rsid w:val="144A7155"/>
    <w:rsid w:val="144ECA08"/>
    <w:rsid w:val="1451BA57"/>
    <w:rsid w:val="1455630C"/>
    <w:rsid w:val="1458795C"/>
    <w:rsid w:val="1459106C"/>
    <w:rsid w:val="145E4FAF"/>
    <w:rsid w:val="14666493"/>
    <w:rsid w:val="146D765B"/>
    <w:rsid w:val="146E854E"/>
    <w:rsid w:val="146F4FFE"/>
    <w:rsid w:val="1470C3B4"/>
    <w:rsid w:val="1473A5ED"/>
    <w:rsid w:val="147B0A0C"/>
    <w:rsid w:val="1483B789"/>
    <w:rsid w:val="1487E88A"/>
    <w:rsid w:val="1488FE55"/>
    <w:rsid w:val="149205FF"/>
    <w:rsid w:val="14985B15"/>
    <w:rsid w:val="149D9E64"/>
    <w:rsid w:val="14A153C3"/>
    <w:rsid w:val="14A48453"/>
    <w:rsid w:val="14A6B650"/>
    <w:rsid w:val="14A9DF81"/>
    <w:rsid w:val="14B34B8C"/>
    <w:rsid w:val="14B36B0B"/>
    <w:rsid w:val="14B5B845"/>
    <w:rsid w:val="14BC82DD"/>
    <w:rsid w:val="14C80377"/>
    <w:rsid w:val="14CE3164"/>
    <w:rsid w:val="14CE4BB8"/>
    <w:rsid w:val="14CE9135"/>
    <w:rsid w:val="14D52262"/>
    <w:rsid w:val="14D77073"/>
    <w:rsid w:val="14D8B9D3"/>
    <w:rsid w:val="14DA19F4"/>
    <w:rsid w:val="14E10209"/>
    <w:rsid w:val="14E4DFEE"/>
    <w:rsid w:val="14E5420C"/>
    <w:rsid w:val="14EF9187"/>
    <w:rsid w:val="14F04E09"/>
    <w:rsid w:val="14F20530"/>
    <w:rsid w:val="14F22AC6"/>
    <w:rsid w:val="14F2F38B"/>
    <w:rsid w:val="14F5AA64"/>
    <w:rsid w:val="14F67655"/>
    <w:rsid w:val="14FEB130"/>
    <w:rsid w:val="1501BC4F"/>
    <w:rsid w:val="1503A1C8"/>
    <w:rsid w:val="1507CB12"/>
    <w:rsid w:val="15086393"/>
    <w:rsid w:val="1509F587"/>
    <w:rsid w:val="150E6B73"/>
    <w:rsid w:val="15177B70"/>
    <w:rsid w:val="1518B753"/>
    <w:rsid w:val="151BC683"/>
    <w:rsid w:val="153143C8"/>
    <w:rsid w:val="1535F1CA"/>
    <w:rsid w:val="153A4713"/>
    <w:rsid w:val="153E00B7"/>
    <w:rsid w:val="1545C9F5"/>
    <w:rsid w:val="154778F8"/>
    <w:rsid w:val="154E55EB"/>
    <w:rsid w:val="1557EAF6"/>
    <w:rsid w:val="155D74E7"/>
    <w:rsid w:val="1562CBD3"/>
    <w:rsid w:val="1562EBEE"/>
    <w:rsid w:val="156D06B9"/>
    <w:rsid w:val="1570F20A"/>
    <w:rsid w:val="15748782"/>
    <w:rsid w:val="157FD157"/>
    <w:rsid w:val="1580AD21"/>
    <w:rsid w:val="15862BF8"/>
    <w:rsid w:val="1589668E"/>
    <w:rsid w:val="158C4CF6"/>
    <w:rsid w:val="1591D812"/>
    <w:rsid w:val="15925274"/>
    <w:rsid w:val="15927886"/>
    <w:rsid w:val="15950366"/>
    <w:rsid w:val="159B4594"/>
    <w:rsid w:val="159CFC4E"/>
    <w:rsid w:val="159DDA87"/>
    <w:rsid w:val="15A82A48"/>
    <w:rsid w:val="15AAED0F"/>
    <w:rsid w:val="15ABC497"/>
    <w:rsid w:val="15AFEC0E"/>
    <w:rsid w:val="15B312F0"/>
    <w:rsid w:val="15BAEE0C"/>
    <w:rsid w:val="15BCE132"/>
    <w:rsid w:val="15C1679F"/>
    <w:rsid w:val="15C18B39"/>
    <w:rsid w:val="15C8E9AF"/>
    <w:rsid w:val="15CC208C"/>
    <w:rsid w:val="15D7ADD7"/>
    <w:rsid w:val="15D8E8B7"/>
    <w:rsid w:val="15DBB240"/>
    <w:rsid w:val="15E34F16"/>
    <w:rsid w:val="15E9FC59"/>
    <w:rsid w:val="15EC8038"/>
    <w:rsid w:val="15F161BA"/>
    <w:rsid w:val="15FE22F2"/>
    <w:rsid w:val="15FF90FA"/>
    <w:rsid w:val="1600571C"/>
    <w:rsid w:val="16024021"/>
    <w:rsid w:val="160420D8"/>
    <w:rsid w:val="16064347"/>
    <w:rsid w:val="160969AF"/>
    <w:rsid w:val="160AC127"/>
    <w:rsid w:val="16103682"/>
    <w:rsid w:val="161262E5"/>
    <w:rsid w:val="16129524"/>
    <w:rsid w:val="16149750"/>
    <w:rsid w:val="1614A6ED"/>
    <w:rsid w:val="161C262F"/>
    <w:rsid w:val="161D622C"/>
    <w:rsid w:val="162BEB64"/>
    <w:rsid w:val="1631B59C"/>
    <w:rsid w:val="1633BDCD"/>
    <w:rsid w:val="16396373"/>
    <w:rsid w:val="1646E1A7"/>
    <w:rsid w:val="164BF12C"/>
    <w:rsid w:val="1650C011"/>
    <w:rsid w:val="1653EC83"/>
    <w:rsid w:val="1654E864"/>
    <w:rsid w:val="165D521F"/>
    <w:rsid w:val="16608337"/>
    <w:rsid w:val="1661E19D"/>
    <w:rsid w:val="1666848F"/>
    <w:rsid w:val="166AEC77"/>
    <w:rsid w:val="166B4F81"/>
    <w:rsid w:val="16709EBC"/>
    <w:rsid w:val="1672D892"/>
    <w:rsid w:val="16757E24"/>
    <w:rsid w:val="167B62B9"/>
    <w:rsid w:val="167B8377"/>
    <w:rsid w:val="167E976E"/>
    <w:rsid w:val="1686BBA4"/>
    <w:rsid w:val="1686D22F"/>
    <w:rsid w:val="1689989D"/>
    <w:rsid w:val="168D0024"/>
    <w:rsid w:val="168E97AE"/>
    <w:rsid w:val="1691C15B"/>
    <w:rsid w:val="169261C1"/>
    <w:rsid w:val="1696B8D1"/>
    <w:rsid w:val="169C81A2"/>
    <w:rsid w:val="169FC682"/>
    <w:rsid w:val="169FF3BD"/>
    <w:rsid w:val="16A1804B"/>
    <w:rsid w:val="16A768CE"/>
    <w:rsid w:val="16AC31B2"/>
    <w:rsid w:val="16ACBE89"/>
    <w:rsid w:val="16B4742B"/>
    <w:rsid w:val="16B4F7CA"/>
    <w:rsid w:val="16B77885"/>
    <w:rsid w:val="16B88112"/>
    <w:rsid w:val="16BC3EEE"/>
    <w:rsid w:val="16BE5DA5"/>
    <w:rsid w:val="16C16315"/>
    <w:rsid w:val="16C7271B"/>
    <w:rsid w:val="16C9CA4F"/>
    <w:rsid w:val="16DD3E79"/>
    <w:rsid w:val="16E22447"/>
    <w:rsid w:val="16E55CCF"/>
    <w:rsid w:val="16E7B497"/>
    <w:rsid w:val="16E90257"/>
    <w:rsid w:val="16EA290E"/>
    <w:rsid w:val="16EEC8CE"/>
    <w:rsid w:val="16F5F56C"/>
    <w:rsid w:val="16F89625"/>
    <w:rsid w:val="16FE20DE"/>
    <w:rsid w:val="1702B653"/>
    <w:rsid w:val="17032DD7"/>
    <w:rsid w:val="170854AD"/>
    <w:rsid w:val="1715B58A"/>
    <w:rsid w:val="171A91DD"/>
    <w:rsid w:val="171C7E92"/>
    <w:rsid w:val="17224B22"/>
    <w:rsid w:val="172313E2"/>
    <w:rsid w:val="1723D557"/>
    <w:rsid w:val="1724D791"/>
    <w:rsid w:val="1725AD64"/>
    <w:rsid w:val="173FBE9F"/>
    <w:rsid w:val="1746CBC5"/>
    <w:rsid w:val="1748EE36"/>
    <w:rsid w:val="1750012B"/>
    <w:rsid w:val="17538792"/>
    <w:rsid w:val="175E9744"/>
    <w:rsid w:val="175F8D91"/>
    <w:rsid w:val="176237A7"/>
    <w:rsid w:val="17633C1E"/>
    <w:rsid w:val="17674398"/>
    <w:rsid w:val="1767922F"/>
    <w:rsid w:val="176A3A37"/>
    <w:rsid w:val="177255FF"/>
    <w:rsid w:val="17752965"/>
    <w:rsid w:val="17783B32"/>
    <w:rsid w:val="177A7FF9"/>
    <w:rsid w:val="177E2B59"/>
    <w:rsid w:val="177E6A86"/>
    <w:rsid w:val="1782A650"/>
    <w:rsid w:val="17864EC7"/>
    <w:rsid w:val="178B0294"/>
    <w:rsid w:val="178C9C28"/>
    <w:rsid w:val="178F407C"/>
    <w:rsid w:val="17936D55"/>
    <w:rsid w:val="17940B5A"/>
    <w:rsid w:val="1794A14D"/>
    <w:rsid w:val="17957398"/>
    <w:rsid w:val="179A85FF"/>
    <w:rsid w:val="179E6412"/>
    <w:rsid w:val="179EF2D5"/>
    <w:rsid w:val="17A2D7AC"/>
    <w:rsid w:val="17A37B17"/>
    <w:rsid w:val="17A9AF06"/>
    <w:rsid w:val="17B2FB4F"/>
    <w:rsid w:val="17B3BD91"/>
    <w:rsid w:val="17B40332"/>
    <w:rsid w:val="17B7F1C0"/>
    <w:rsid w:val="17BE56C5"/>
    <w:rsid w:val="17BE5859"/>
    <w:rsid w:val="17BF87DD"/>
    <w:rsid w:val="17C321C5"/>
    <w:rsid w:val="17C3615D"/>
    <w:rsid w:val="17C391AF"/>
    <w:rsid w:val="17C77833"/>
    <w:rsid w:val="17C8F981"/>
    <w:rsid w:val="17CC0655"/>
    <w:rsid w:val="17D20FE7"/>
    <w:rsid w:val="17D70C29"/>
    <w:rsid w:val="17DBF3B1"/>
    <w:rsid w:val="17E70641"/>
    <w:rsid w:val="17E750E6"/>
    <w:rsid w:val="17E7EB3B"/>
    <w:rsid w:val="17EADDCE"/>
    <w:rsid w:val="17EF87A6"/>
    <w:rsid w:val="17FABD45"/>
    <w:rsid w:val="17FE5E82"/>
    <w:rsid w:val="180DCDC1"/>
    <w:rsid w:val="180E188E"/>
    <w:rsid w:val="180F013C"/>
    <w:rsid w:val="18130DA7"/>
    <w:rsid w:val="18155B6E"/>
    <w:rsid w:val="1816E219"/>
    <w:rsid w:val="182BE773"/>
    <w:rsid w:val="182DFCA2"/>
    <w:rsid w:val="182F86D2"/>
    <w:rsid w:val="1833230C"/>
    <w:rsid w:val="183CE375"/>
    <w:rsid w:val="183E3F7B"/>
    <w:rsid w:val="183FEDDF"/>
    <w:rsid w:val="1840B09A"/>
    <w:rsid w:val="1845AF88"/>
    <w:rsid w:val="1858BC72"/>
    <w:rsid w:val="185A4290"/>
    <w:rsid w:val="185F3ACB"/>
    <w:rsid w:val="18685F54"/>
    <w:rsid w:val="186A646F"/>
    <w:rsid w:val="186E3075"/>
    <w:rsid w:val="186EAE56"/>
    <w:rsid w:val="186F72F1"/>
    <w:rsid w:val="18707D63"/>
    <w:rsid w:val="187101F1"/>
    <w:rsid w:val="187875FA"/>
    <w:rsid w:val="187C7561"/>
    <w:rsid w:val="187CB8F0"/>
    <w:rsid w:val="187E2AED"/>
    <w:rsid w:val="187F79E7"/>
    <w:rsid w:val="188D27BF"/>
    <w:rsid w:val="188E4899"/>
    <w:rsid w:val="18926CB6"/>
    <w:rsid w:val="18A382CF"/>
    <w:rsid w:val="18A76483"/>
    <w:rsid w:val="18AD48BD"/>
    <w:rsid w:val="18B19DFB"/>
    <w:rsid w:val="18B78FFB"/>
    <w:rsid w:val="18BA3A8A"/>
    <w:rsid w:val="18BD3735"/>
    <w:rsid w:val="18BD4A3D"/>
    <w:rsid w:val="18C66F78"/>
    <w:rsid w:val="18C9BAAC"/>
    <w:rsid w:val="18CCAC0B"/>
    <w:rsid w:val="18CDECB7"/>
    <w:rsid w:val="18E19888"/>
    <w:rsid w:val="18E71BE7"/>
    <w:rsid w:val="18E7C938"/>
    <w:rsid w:val="18F95FC0"/>
    <w:rsid w:val="18FC4E96"/>
    <w:rsid w:val="18FFD897"/>
    <w:rsid w:val="190361B3"/>
    <w:rsid w:val="19052037"/>
    <w:rsid w:val="1905A1B6"/>
    <w:rsid w:val="19061CF6"/>
    <w:rsid w:val="1908835D"/>
    <w:rsid w:val="1908937F"/>
    <w:rsid w:val="190B6B27"/>
    <w:rsid w:val="190C3502"/>
    <w:rsid w:val="190C3DD1"/>
    <w:rsid w:val="190D26D8"/>
    <w:rsid w:val="190D8C3A"/>
    <w:rsid w:val="190EAD8F"/>
    <w:rsid w:val="1916D1F8"/>
    <w:rsid w:val="191AE4F2"/>
    <w:rsid w:val="19238179"/>
    <w:rsid w:val="1925A095"/>
    <w:rsid w:val="192907A4"/>
    <w:rsid w:val="192A206E"/>
    <w:rsid w:val="192C3884"/>
    <w:rsid w:val="192C3D80"/>
    <w:rsid w:val="193831E1"/>
    <w:rsid w:val="1940024F"/>
    <w:rsid w:val="1942C6AB"/>
    <w:rsid w:val="19432BE6"/>
    <w:rsid w:val="1945787A"/>
    <w:rsid w:val="19480D29"/>
    <w:rsid w:val="194C9C82"/>
    <w:rsid w:val="1951D2E4"/>
    <w:rsid w:val="19558F59"/>
    <w:rsid w:val="19571392"/>
    <w:rsid w:val="195F5C75"/>
    <w:rsid w:val="1969698D"/>
    <w:rsid w:val="196C7AB8"/>
    <w:rsid w:val="19707A50"/>
    <w:rsid w:val="197304EF"/>
    <w:rsid w:val="1979B2E6"/>
    <w:rsid w:val="197B8A96"/>
    <w:rsid w:val="197EC548"/>
    <w:rsid w:val="1989D4C0"/>
    <w:rsid w:val="198E02B3"/>
    <w:rsid w:val="19913DC1"/>
    <w:rsid w:val="19917609"/>
    <w:rsid w:val="19969361"/>
    <w:rsid w:val="19984C2C"/>
    <w:rsid w:val="19996D7B"/>
    <w:rsid w:val="19999F0C"/>
    <w:rsid w:val="19A0779C"/>
    <w:rsid w:val="19A1153F"/>
    <w:rsid w:val="19A11E54"/>
    <w:rsid w:val="19A3528D"/>
    <w:rsid w:val="19ABBAA4"/>
    <w:rsid w:val="19B3D3D3"/>
    <w:rsid w:val="19D20A79"/>
    <w:rsid w:val="19D4C7DD"/>
    <w:rsid w:val="19D7510B"/>
    <w:rsid w:val="19D781B6"/>
    <w:rsid w:val="19DA35CC"/>
    <w:rsid w:val="19DB5B2C"/>
    <w:rsid w:val="19DC40DC"/>
    <w:rsid w:val="19DD8074"/>
    <w:rsid w:val="19E14077"/>
    <w:rsid w:val="19E4A3EF"/>
    <w:rsid w:val="19EB8A5D"/>
    <w:rsid w:val="19ED12C9"/>
    <w:rsid w:val="19F27709"/>
    <w:rsid w:val="19F3AEF7"/>
    <w:rsid w:val="19F9C509"/>
    <w:rsid w:val="19FAF706"/>
    <w:rsid w:val="19FE49CD"/>
    <w:rsid w:val="19FEA357"/>
    <w:rsid w:val="1A05EDAE"/>
    <w:rsid w:val="1A0CE33C"/>
    <w:rsid w:val="1A13349A"/>
    <w:rsid w:val="1A137589"/>
    <w:rsid w:val="1A175166"/>
    <w:rsid w:val="1A1E851C"/>
    <w:rsid w:val="1A226A7D"/>
    <w:rsid w:val="1A2A8AF5"/>
    <w:rsid w:val="1A2E0283"/>
    <w:rsid w:val="1A3744AD"/>
    <w:rsid w:val="1A376F19"/>
    <w:rsid w:val="1A42A52F"/>
    <w:rsid w:val="1A43F60D"/>
    <w:rsid w:val="1A45FBBF"/>
    <w:rsid w:val="1A485588"/>
    <w:rsid w:val="1A4FB3DD"/>
    <w:rsid w:val="1A5936C1"/>
    <w:rsid w:val="1A594D74"/>
    <w:rsid w:val="1A5DF00B"/>
    <w:rsid w:val="1A644D89"/>
    <w:rsid w:val="1A6604FD"/>
    <w:rsid w:val="1A69CCD3"/>
    <w:rsid w:val="1A6E68A5"/>
    <w:rsid w:val="1A7305C4"/>
    <w:rsid w:val="1A779C7C"/>
    <w:rsid w:val="1A77BBC8"/>
    <w:rsid w:val="1A7ADF4D"/>
    <w:rsid w:val="1A7E601D"/>
    <w:rsid w:val="1A7F207E"/>
    <w:rsid w:val="1A7FBD45"/>
    <w:rsid w:val="1A8164BD"/>
    <w:rsid w:val="1A84E461"/>
    <w:rsid w:val="1A8E880A"/>
    <w:rsid w:val="1A96F2CC"/>
    <w:rsid w:val="1A9BFD4E"/>
    <w:rsid w:val="1A9F0A7B"/>
    <w:rsid w:val="1AA2F775"/>
    <w:rsid w:val="1AA52074"/>
    <w:rsid w:val="1AA59088"/>
    <w:rsid w:val="1AAC0262"/>
    <w:rsid w:val="1AACC94B"/>
    <w:rsid w:val="1AB1CB63"/>
    <w:rsid w:val="1AB4AA4E"/>
    <w:rsid w:val="1AB5E4E5"/>
    <w:rsid w:val="1ABC341A"/>
    <w:rsid w:val="1ABD07CA"/>
    <w:rsid w:val="1AC2EA52"/>
    <w:rsid w:val="1AC53DDF"/>
    <w:rsid w:val="1AD239B6"/>
    <w:rsid w:val="1AD4DADD"/>
    <w:rsid w:val="1AD55529"/>
    <w:rsid w:val="1ADCE1DA"/>
    <w:rsid w:val="1ADE409C"/>
    <w:rsid w:val="1ADF05B1"/>
    <w:rsid w:val="1AE926DD"/>
    <w:rsid w:val="1AECADBA"/>
    <w:rsid w:val="1AEE029D"/>
    <w:rsid w:val="1AEE36FC"/>
    <w:rsid w:val="1AF45E8C"/>
    <w:rsid w:val="1AF49B66"/>
    <w:rsid w:val="1AF728AB"/>
    <w:rsid w:val="1B03AABD"/>
    <w:rsid w:val="1B0CBCEF"/>
    <w:rsid w:val="1B0E966B"/>
    <w:rsid w:val="1B15F318"/>
    <w:rsid w:val="1B16AB5B"/>
    <w:rsid w:val="1B2FE3E3"/>
    <w:rsid w:val="1B30A32B"/>
    <w:rsid w:val="1B3497F9"/>
    <w:rsid w:val="1B361B23"/>
    <w:rsid w:val="1B3A343D"/>
    <w:rsid w:val="1B3EA978"/>
    <w:rsid w:val="1B422C52"/>
    <w:rsid w:val="1B45045C"/>
    <w:rsid w:val="1B45CDD5"/>
    <w:rsid w:val="1B5074F1"/>
    <w:rsid w:val="1B51AD9C"/>
    <w:rsid w:val="1B542997"/>
    <w:rsid w:val="1B581FCD"/>
    <w:rsid w:val="1B59F41D"/>
    <w:rsid w:val="1B5FC407"/>
    <w:rsid w:val="1B696996"/>
    <w:rsid w:val="1B76916D"/>
    <w:rsid w:val="1B7828D5"/>
    <w:rsid w:val="1B84D580"/>
    <w:rsid w:val="1B8B934F"/>
    <w:rsid w:val="1B8DE935"/>
    <w:rsid w:val="1B91AD21"/>
    <w:rsid w:val="1B96A0B5"/>
    <w:rsid w:val="1B976E94"/>
    <w:rsid w:val="1B98252E"/>
    <w:rsid w:val="1B9D301F"/>
    <w:rsid w:val="1B9FC038"/>
    <w:rsid w:val="1BA1ACF5"/>
    <w:rsid w:val="1BAAD8F3"/>
    <w:rsid w:val="1BAFB282"/>
    <w:rsid w:val="1BB69C25"/>
    <w:rsid w:val="1BB82A11"/>
    <w:rsid w:val="1BBA39C5"/>
    <w:rsid w:val="1BBA4F46"/>
    <w:rsid w:val="1BBFE303"/>
    <w:rsid w:val="1BC7B816"/>
    <w:rsid w:val="1BCAC26D"/>
    <w:rsid w:val="1BCBA6EE"/>
    <w:rsid w:val="1BCF58EC"/>
    <w:rsid w:val="1BD091E5"/>
    <w:rsid w:val="1BD15706"/>
    <w:rsid w:val="1BD39CD4"/>
    <w:rsid w:val="1BD55A38"/>
    <w:rsid w:val="1BDB36FB"/>
    <w:rsid w:val="1BDF59CE"/>
    <w:rsid w:val="1BE2591C"/>
    <w:rsid w:val="1BE485E8"/>
    <w:rsid w:val="1BE4D9A8"/>
    <w:rsid w:val="1BE6F6F5"/>
    <w:rsid w:val="1BE73FE9"/>
    <w:rsid w:val="1BE88881"/>
    <w:rsid w:val="1BEC9491"/>
    <w:rsid w:val="1BF02219"/>
    <w:rsid w:val="1BF805F9"/>
    <w:rsid w:val="1BFAE3EB"/>
    <w:rsid w:val="1C02D3A6"/>
    <w:rsid w:val="1C052BC8"/>
    <w:rsid w:val="1C0B5025"/>
    <w:rsid w:val="1C0E0BEB"/>
    <w:rsid w:val="1C139C47"/>
    <w:rsid w:val="1C16EC47"/>
    <w:rsid w:val="1C178725"/>
    <w:rsid w:val="1C2107D1"/>
    <w:rsid w:val="1C231538"/>
    <w:rsid w:val="1C2543C3"/>
    <w:rsid w:val="1C2774C3"/>
    <w:rsid w:val="1C2CEFBE"/>
    <w:rsid w:val="1C34D6D5"/>
    <w:rsid w:val="1C37709F"/>
    <w:rsid w:val="1C3ABDD6"/>
    <w:rsid w:val="1C40126E"/>
    <w:rsid w:val="1C43EF62"/>
    <w:rsid w:val="1C476FBD"/>
    <w:rsid w:val="1C47731E"/>
    <w:rsid w:val="1C4BBA78"/>
    <w:rsid w:val="1C4E6BFD"/>
    <w:rsid w:val="1C555FC2"/>
    <w:rsid w:val="1C5F247A"/>
    <w:rsid w:val="1C64A251"/>
    <w:rsid w:val="1C6D8990"/>
    <w:rsid w:val="1C6F135E"/>
    <w:rsid w:val="1C6F6FB0"/>
    <w:rsid w:val="1C740112"/>
    <w:rsid w:val="1C755710"/>
    <w:rsid w:val="1C777384"/>
    <w:rsid w:val="1C813084"/>
    <w:rsid w:val="1C815C47"/>
    <w:rsid w:val="1C823B6A"/>
    <w:rsid w:val="1C8267AC"/>
    <w:rsid w:val="1C84F8E0"/>
    <w:rsid w:val="1C850E8B"/>
    <w:rsid w:val="1C864999"/>
    <w:rsid w:val="1C8F91F6"/>
    <w:rsid w:val="1C8FCABE"/>
    <w:rsid w:val="1C96476D"/>
    <w:rsid w:val="1C98F3F2"/>
    <w:rsid w:val="1C9ECCF9"/>
    <w:rsid w:val="1CA3E80A"/>
    <w:rsid w:val="1CA85EBF"/>
    <w:rsid w:val="1CAAEA68"/>
    <w:rsid w:val="1CABCC82"/>
    <w:rsid w:val="1CAEBA6E"/>
    <w:rsid w:val="1CB3B37A"/>
    <w:rsid w:val="1CBECDFE"/>
    <w:rsid w:val="1CC54E6B"/>
    <w:rsid w:val="1CC6D1E0"/>
    <w:rsid w:val="1CCCAD74"/>
    <w:rsid w:val="1CD176FD"/>
    <w:rsid w:val="1CD3116C"/>
    <w:rsid w:val="1CD506CA"/>
    <w:rsid w:val="1CD5E36E"/>
    <w:rsid w:val="1CD8FFED"/>
    <w:rsid w:val="1CDC9947"/>
    <w:rsid w:val="1CDEB192"/>
    <w:rsid w:val="1CE2C59F"/>
    <w:rsid w:val="1CE30CA6"/>
    <w:rsid w:val="1CE7A3CA"/>
    <w:rsid w:val="1CF4F2B9"/>
    <w:rsid w:val="1CF59F84"/>
    <w:rsid w:val="1CFB00F8"/>
    <w:rsid w:val="1CFE74EA"/>
    <w:rsid w:val="1CFED421"/>
    <w:rsid w:val="1D0259C3"/>
    <w:rsid w:val="1D084EB7"/>
    <w:rsid w:val="1D08C2DE"/>
    <w:rsid w:val="1D0A1CD0"/>
    <w:rsid w:val="1D0D5478"/>
    <w:rsid w:val="1D0F5BDA"/>
    <w:rsid w:val="1D1C9FC0"/>
    <w:rsid w:val="1D251444"/>
    <w:rsid w:val="1D273D9D"/>
    <w:rsid w:val="1D27DEE7"/>
    <w:rsid w:val="1D2AFF0B"/>
    <w:rsid w:val="1D2BE290"/>
    <w:rsid w:val="1D305159"/>
    <w:rsid w:val="1D31DAD1"/>
    <w:rsid w:val="1D37042E"/>
    <w:rsid w:val="1D3F2BCD"/>
    <w:rsid w:val="1D44D6F7"/>
    <w:rsid w:val="1D472F71"/>
    <w:rsid w:val="1D4BA72B"/>
    <w:rsid w:val="1D4C79BA"/>
    <w:rsid w:val="1D4F5C91"/>
    <w:rsid w:val="1D5AF165"/>
    <w:rsid w:val="1D5EB853"/>
    <w:rsid w:val="1D612F1E"/>
    <w:rsid w:val="1D6294CA"/>
    <w:rsid w:val="1D663673"/>
    <w:rsid w:val="1D6BA570"/>
    <w:rsid w:val="1D7AF5F6"/>
    <w:rsid w:val="1D7CA34A"/>
    <w:rsid w:val="1D7F6437"/>
    <w:rsid w:val="1D7FD125"/>
    <w:rsid w:val="1D85F723"/>
    <w:rsid w:val="1D8A7248"/>
    <w:rsid w:val="1D8A9898"/>
    <w:rsid w:val="1D8B0260"/>
    <w:rsid w:val="1D8C8D68"/>
    <w:rsid w:val="1D8E21CF"/>
    <w:rsid w:val="1D8FDC09"/>
    <w:rsid w:val="1D92AF4E"/>
    <w:rsid w:val="1D9574A7"/>
    <w:rsid w:val="1D95AAC4"/>
    <w:rsid w:val="1D9A78FE"/>
    <w:rsid w:val="1D9EE660"/>
    <w:rsid w:val="1DA0FACC"/>
    <w:rsid w:val="1DA3CED6"/>
    <w:rsid w:val="1DA51FA2"/>
    <w:rsid w:val="1DAE9963"/>
    <w:rsid w:val="1DB88445"/>
    <w:rsid w:val="1DC2A590"/>
    <w:rsid w:val="1DC7764C"/>
    <w:rsid w:val="1DDDDA1A"/>
    <w:rsid w:val="1DDF3BA2"/>
    <w:rsid w:val="1DE3544B"/>
    <w:rsid w:val="1DE5E603"/>
    <w:rsid w:val="1DEF3002"/>
    <w:rsid w:val="1DEF92D7"/>
    <w:rsid w:val="1DF2BA12"/>
    <w:rsid w:val="1DFAEAA5"/>
    <w:rsid w:val="1DFEF7A0"/>
    <w:rsid w:val="1DFFD2C3"/>
    <w:rsid w:val="1E03490D"/>
    <w:rsid w:val="1E0531F4"/>
    <w:rsid w:val="1E0671E3"/>
    <w:rsid w:val="1E0BEEB0"/>
    <w:rsid w:val="1E14B2C1"/>
    <w:rsid w:val="1E17E44D"/>
    <w:rsid w:val="1E1A4F83"/>
    <w:rsid w:val="1E2B82D6"/>
    <w:rsid w:val="1E2E0690"/>
    <w:rsid w:val="1E328EB6"/>
    <w:rsid w:val="1E3424B7"/>
    <w:rsid w:val="1E35692B"/>
    <w:rsid w:val="1E382786"/>
    <w:rsid w:val="1E3BC373"/>
    <w:rsid w:val="1E40EB07"/>
    <w:rsid w:val="1E413515"/>
    <w:rsid w:val="1E46BC9E"/>
    <w:rsid w:val="1E48566F"/>
    <w:rsid w:val="1E5A58A1"/>
    <w:rsid w:val="1E5FCB8B"/>
    <w:rsid w:val="1E6670AD"/>
    <w:rsid w:val="1E6BA6A8"/>
    <w:rsid w:val="1E744923"/>
    <w:rsid w:val="1E75D6FF"/>
    <w:rsid w:val="1E76280A"/>
    <w:rsid w:val="1E7B6157"/>
    <w:rsid w:val="1E813A43"/>
    <w:rsid w:val="1E82FAC6"/>
    <w:rsid w:val="1E83FE21"/>
    <w:rsid w:val="1E8B393F"/>
    <w:rsid w:val="1E8EDB58"/>
    <w:rsid w:val="1E9020B6"/>
    <w:rsid w:val="1E9087C0"/>
    <w:rsid w:val="1E962059"/>
    <w:rsid w:val="1E97D9FF"/>
    <w:rsid w:val="1E99CCFB"/>
    <w:rsid w:val="1E9A1B7B"/>
    <w:rsid w:val="1E9EFF88"/>
    <w:rsid w:val="1EAA5EA5"/>
    <w:rsid w:val="1EAABF12"/>
    <w:rsid w:val="1EABE01D"/>
    <w:rsid w:val="1EAEAB65"/>
    <w:rsid w:val="1EB50DBF"/>
    <w:rsid w:val="1ECE26C8"/>
    <w:rsid w:val="1ED13058"/>
    <w:rsid w:val="1ED2EC9F"/>
    <w:rsid w:val="1ED31945"/>
    <w:rsid w:val="1ED358F6"/>
    <w:rsid w:val="1EDC0F1E"/>
    <w:rsid w:val="1EDE70D8"/>
    <w:rsid w:val="1EE3714C"/>
    <w:rsid w:val="1EE42DB3"/>
    <w:rsid w:val="1EE49536"/>
    <w:rsid w:val="1EE64CC5"/>
    <w:rsid w:val="1EFC8231"/>
    <w:rsid w:val="1EFFB3E2"/>
    <w:rsid w:val="1EFFC06F"/>
    <w:rsid w:val="1F02E517"/>
    <w:rsid w:val="1F03FC1E"/>
    <w:rsid w:val="1F0631F5"/>
    <w:rsid w:val="1F07C408"/>
    <w:rsid w:val="1F103069"/>
    <w:rsid w:val="1F118D4E"/>
    <w:rsid w:val="1F194200"/>
    <w:rsid w:val="1F208C6A"/>
    <w:rsid w:val="1F22363C"/>
    <w:rsid w:val="1F311C0C"/>
    <w:rsid w:val="1F39E5BF"/>
    <w:rsid w:val="1F3B23A3"/>
    <w:rsid w:val="1F3C6AC1"/>
    <w:rsid w:val="1F48CDB5"/>
    <w:rsid w:val="1F4B0FF0"/>
    <w:rsid w:val="1F4C71C0"/>
    <w:rsid w:val="1F4FFC1D"/>
    <w:rsid w:val="1F50B27E"/>
    <w:rsid w:val="1F543339"/>
    <w:rsid w:val="1F57F3BE"/>
    <w:rsid w:val="1F59F5AE"/>
    <w:rsid w:val="1F5BA19F"/>
    <w:rsid w:val="1F5E6D79"/>
    <w:rsid w:val="1F5E7A23"/>
    <w:rsid w:val="1F66E8BF"/>
    <w:rsid w:val="1F675288"/>
    <w:rsid w:val="1F69C019"/>
    <w:rsid w:val="1F72DFA4"/>
    <w:rsid w:val="1F7519CB"/>
    <w:rsid w:val="1F7C72C4"/>
    <w:rsid w:val="1F8189D0"/>
    <w:rsid w:val="1F83D54E"/>
    <w:rsid w:val="1F85581E"/>
    <w:rsid w:val="1F85628C"/>
    <w:rsid w:val="1F85BAE8"/>
    <w:rsid w:val="1F89611E"/>
    <w:rsid w:val="1F8D2440"/>
    <w:rsid w:val="1F8DF181"/>
    <w:rsid w:val="1F90D1DD"/>
    <w:rsid w:val="1F922079"/>
    <w:rsid w:val="1F929954"/>
    <w:rsid w:val="1F9526DE"/>
    <w:rsid w:val="1F9D8273"/>
    <w:rsid w:val="1FA1D7B4"/>
    <w:rsid w:val="1FA6F7E3"/>
    <w:rsid w:val="1FB0B9C1"/>
    <w:rsid w:val="1FB15465"/>
    <w:rsid w:val="1FB59590"/>
    <w:rsid w:val="1FB67755"/>
    <w:rsid w:val="1FB6E6DC"/>
    <w:rsid w:val="1FBB9BF1"/>
    <w:rsid w:val="1FBBF270"/>
    <w:rsid w:val="1FBD1CE3"/>
    <w:rsid w:val="1FBF029E"/>
    <w:rsid w:val="1FC178C4"/>
    <w:rsid w:val="1FC7DF9C"/>
    <w:rsid w:val="1FC95EA9"/>
    <w:rsid w:val="1FCA09D6"/>
    <w:rsid w:val="1FD07965"/>
    <w:rsid w:val="1FD23A80"/>
    <w:rsid w:val="1FD444ED"/>
    <w:rsid w:val="1FDA3F41"/>
    <w:rsid w:val="1FDABD71"/>
    <w:rsid w:val="1FE487F7"/>
    <w:rsid w:val="1FE5F890"/>
    <w:rsid w:val="1FE7B76E"/>
    <w:rsid w:val="1FE8BD52"/>
    <w:rsid w:val="1FE9653B"/>
    <w:rsid w:val="1FE9D9BB"/>
    <w:rsid w:val="1FEF0FE5"/>
    <w:rsid w:val="1FF24885"/>
    <w:rsid w:val="1FF5957A"/>
    <w:rsid w:val="1FF9F874"/>
    <w:rsid w:val="1FFB3BDD"/>
    <w:rsid w:val="1FFCE0D3"/>
    <w:rsid w:val="1FFEE892"/>
    <w:rsid w:val="20051988"/>
    <w:rsid w:val="2008C4CE"/>
    <w:rsid w:val="200AD472"/>
    <w:rsid w:val="2012C5EA"/>
    <w:rsid w:val="201339A9"/>
    <w:rsid w:val="20138BF6"/>
    <w:rsid w:val="20191FA3"/>
    <w:rsid w:val="2022646B"/>
    <w:rsid w:val="202D2B54"/>
    <w:rsid w:val="202FDD03"/>
    <w:rsid w:val="203072A8"/>
    <w:rsid w:val="2039DB80"/>
    <w:rsid w:val="203B8CC7"/>
    <w:rsid w:val="203C50C2"/>
    <w:rsid w:val="203F3EDB"/>
    <w:rsid w:val="204125C0"/>
    <w:rsid w:val="2041D706"/>
    <w:rsid w:val="2042658F"/>
    <w:rsid w:val="20426805"/>
    <w:rsid w:val="20431CE6"/>
    <w:rsid w:val="2048EF9C"/>
    <w:rsid w:val="20499906"/>
    <w:rsid w:val="2050353A"/>
    <w:rsid w:val="2054B63A"/>
    <w:rsid w:val="20561E6E"/>
    <w:rsid w:val="205A30DA"/>
    <w:rsid w:val="205DC52A"/>
    <w:rsid w:val="20642031"/>
    <w:rsid w:val="20674FA2"/>
    <w:rsid w:val="206B719D"/>
    <w:rsid w:val="206C1FFD"/>
    <w:rsid w:val="206E052F"/>
    <w:rsid w:val="20774E27"/>
    <w:rsid w:val="207B081E"/>
    <w:rsid w:val="207B8E06"/>
    <w:rsid w:val="207BFE78"/>
    <w:rsid w:val="207CD8C3"/>
    <w:rsid w:val="20884E33"/>
    <w:rsid w:val="2089AC19"/>
    <w:rsid w:val="208F4EF5"/>
    <w:rsid w:val="2091D40C"/>
    <w:rsid w:val="209386E3"/>
    <w:rsid w:val="20A18DDF"/>
    <w:rsid w:val="20A3FFE6"/>
    <w:rsid w:val="20ACEDF0"/>
    <w:rsid w:val="20AF855C"/>
    <w:rsid w:val="20AF9166"/>
    <w:rsid w:val="20B05558"/>
    <w:rsid w:val="20B45FF2"/>
    <w:rsid w:val="20B8C797"/>
    <w:rsid w:val="20BB04B9"/>
    <w:rsid w:val="20BB5F2D"/>
    <w:rsid w:val="20BDA917"/>
    <w:rsid w:val="20BE2072"/>
    <w:rsid w:val="20BE9E85"/>
    <w:rsid w:val="20D0EE2A"/>
    <w:rsid w:val="20D5AFCE"/>
    <w:rsid w:val="20D62FA6"/>
    <w:rsid w:val="20D7234B"/>
    <w:rsid w:val="20D77C7A"/>
    <w:rsid w:val="20DCC728"/>
    <w:rsid w:val="20E1E55B"/>
    <w:rsid w:val="20EB3AC3"/>
    <w:rsid w:val="20ED1643"/>
    <w:rsid w:val="20F0F664"/>
    <w:rsid w:val="20F79727"/>
    <w:rsid w:val="20FB778C"/>
    <w:rsid w:val="20FBB54D"/>
    <w:rsid w:val="20FC009C"/>
    <w:rsid w:val="20FC221F"/>
    <w:rsid w:val="21020F12"/>
    <w:rsid w:val="21029982"/>
    <w:rsid w:val="210924F2"/>
    <w:rsid w:val="2118E3EF"/>
    <w:rsid w:val="21216809"/>
    <w:rsid w:val="21231B9C"/>
    <w:rsid w:val="21312119"/>
    <w:rsid w:val="213703FC"/>
    <w:rsid w:val="2139FD63"/>
    <w:rsid w:val="213BF87B"/>
    <w:rsid w:val="2142210D"/>
    <w:rsid w:val="21422354"/>
    <w:rsid w:val="21443E7A"/>
    <w:rsid w:val="21469E53"/>
    <w:rsid w:val="21475A74"/>
    <w:rsid w:val="214A7CD8"/>
    <w:rsid w:val="21517182"/>
    <w:rsid w:val="2154F5B7"/>
    <w:rsid w:val="2158B79F"/>
    <w:rsid w:val="2159D415"/>
    <w:rsid w:val="215F7413"/>
    <w:rsid w:val="2166A35A"/>
    <w:rsid w:val="216BD675"/>
    <w:rsid w:val="216C337B"/>
    <w:rsid w:val="2171D4E8"/>
    <w:rsid w:val="217B13A3"/>
    <w:rsid w:val="217F97D9"/>
    <w:rsid w:val="21815DBF"/>
    <w:rsid w:val="2186578A"/>
    <w:rsid w:val="2189C9E7"/>
    <w:rsid w:val="218B624E"/>
    <w:rsid w:val="218C3E82"/>
    <w:rsid w:val="218D9B45"/>
    <w:rsid w:val="2196455F"/>
    <w:rsid w:val="219CF5A9"/>
    <w:rsid w:val="219EF80E"/>
    <w:rsid w:val="21A0FF81"/>
    <w:rsid w:val="21A5101F"/>
    <w:rsid w:val="21A61D49"/>
    <w:rsid w:val="21ABB49F"/>
    <w:rsid w:val="21ABE964"/>
    <w:rsid w:val="21ACDC62"/>
    <w:rsid w:val="21AF1B94"/>
    <w:rsid w:val="21B04965"/>
    <w:rsid w:val="21B93CC8"/>
    <w:rsid w:val="21C0EABA"/>
    <w:rsid w:val="21C4084B"/>
    <w:rsid w:val="21C81694"/>
    <w:rsid w:val="21C8FD76"/>
    <w:rsid w:val="21CB53B3"/>
    <w:rsid w:val="21CB9E87"/>
    <w:rsid w:val="21D1B61B"/>
    <w:rsid w:val="21D408AA"/>
    <w:rsid w:val="21D5EE0B"/>
    <w:rsid w:val="21D93BF1"/>
    <w:rsid w:val="21D98C88"/>
    <w:rsid w:val="21D9B3F5"/>
    <w:rsid w:val="21E7A8C7"/>
    <w:rsid w:val="21E81CFE"/>
    <w:rsid w:val="21E8BFB8"/>
    <w:rsid w:val="21EE71DB"/>
    <w:rsid w:val="21EF89CA"/>
    <w:rsid w:val="21F135D1"/>
    <w:rsid w:val="21F24B77"/>
    <w:rsid w:val="21F8F3FF"/>
    <w:rsid w:val="21FC4B97"/>
    <w:rsid w:val="2202100B"/>
    <w:rsid w:val="2203B6EB"/>
    <w:rsid w:val="220BDB60"/>
    <w:rsid w:val="220E5588"/>
    <w:rsid w:val="220FF5A1"/>
    <w:rsid w:val="2214136E"/>
    <w:rsid w:val="221538FD"/>
    <w:rsid w:val="2217616B"/>
    <w:rsid w:val="221B7EC4"/>
    <w:rsid w:val="2221EBD2"/>
    <w:rsid w:val="22283CB1"/>
    <w:rsid w:val="2229A040"/>
    <w:rsid w:val="222BDB23"/>
    <w:rsid w:val="2230615B"/>
    <w:rsid w:val="2234124E"/>
    <w:rsid w:val="2245821E"/>
    <w:rsid w:val="224C20DA"/>
    <w:rsid w:val="224EB518"/>
    <w:rsid w:val="224EF946"/>
    <w:rsid w:val="2250E20E"/>
    <w:rsid w:val="22588BC8"/>
    <w:rsid w:val="225C222D"/>
    <w:rsid w:val="225C92F5"/>
    <w:rsid w:val="2261CB59"/>
    <w:rsid w:val="22632CF2"/>
    <w:rsid w:val="226483DC"/>
    <w:rsid w:val="226A305F"/>
    <w:rsid w:val="2271901F"/>
    <w:rsid w:val="2274A7ED"/>
    <w:rsid w:val="22819855"/>
    <w:rsid w:val="2281DC6F"/>
    <w:rsid w:val="2284D6F7"/>
    <w:rsid w:val="228596D3"/>
    <w:rsid w:val="228C6606"/>
    <w:rsid w:val="228DE7B9"/>
    <w:rsid w:val="229C2FF5"/>
    <w:rsid w:val="229CA34B"/>
    <w:rsid w:val="229D1C7A"/>
    <w:rsid w:val="229EA7E0"/>
    <w:rsid w:val="22A3CB63"/>
    <w:rsid w:val="22A642AA"/>
    <w:rsid w:val="22A91218"/>
    <w:rsid w:val="22B0629E"/>
    <w:rsid w:val="22B06FA0"/>
    <w:rsid w:val="22B0C0D2"/>
    <w:rsid w:val="22B57146"/>
    <w:rsid w:val="22C22646"/>
    <w:rsid w:val="22C5BE32"/>
    <w:rsid w:val="22C9CFA6"/>
    <w:rsid w:val="22CBF5C9"/>
    <w:rsid w:val="22CEA1E9"/>
    <w:rsid w:val="22D88B7B"/>
    <w:rsid w:val="22D8E9F4"/>
    <w:rsid w:val="22DCD674"/>
    <w:rsid w:val="22DD8F98"/>
    <w:rsid w:val="22DDAB5F"/>
    <w:rsid w:val="22E0745E"/>
    <w:rsid w:val="22E3DBA2"/>
    <w:rsid w:val="22EAEEE3"/>
    <w:rsid w:val="22EB93BE"/>
    <w:rsid w:val="22EC16F3"/>
    <w:rsid w:val="22F0DD56"/>
    <w:rsid w:val="22F9358C"/>
    <w:rsid w:val="2304EC7E"/>
    <w:rsid w:val="230C6E8C"/>
    <w:rsid w:val="23114642"/>
    <w:rsid w:val="2317C602"/>
    <w:rsid w:val="23185B0B"/>
    <w:rsid w:val="2318F50F"/>
    <w:rsid w:val="231A18E0"/>
    <w:rsid w:val="231BABD0"/>
    <w:rsid w:val="231D9DF5"/>
    <w:rsid w:val="2321E53F"/>
    <w:rsid w:val="232722EA"/>
    <w:rsid w:val="2328E06C"/>
    <w:rsid w:val="23294B05"/>
    <w:rsid w:val="232DEFB1"/>
    <w:rsid w:val="23373A39"/>
    <w:rsid w:val="233BF92D"/>
    <w:rsid w:val="233D5E51"/>
    <w:rsid w:val="234132D4"/>
    <w:rsid w:val="2344FAFB"/>
    <w:rsid w:val="23490EE6"/>
    <w:rsid w:val="235262D5"/>
    <w:rsid w:val="235C0187"/>
    <w:rsid w:val="235FEE47"/>
    <w:rsid w:val="2360809A"/>
    <w:rsid w:val="2361141E"/>
    <w:rsid w:val="2362774B"/>
    <w:rsid w:val="2362C993"/>
    <w:rsid w:val="2367C88B"/>
    <w:rsid w:val="236C33B5"/>
    <w:rsid w:val="236CB906"/>
    <w:rsid w:val="236CD48E"/>
    <w:rsid w:val="236EB266"/>
    <w:rsid w:val="236EE5FA"/>
    <w:rsid w:val="23701A5C"/>
    <w:rsid w:val="2372AB6E"/>
    <w:rsid w:val="2375DE93"/>
    <w:rsid w:val="2380E815"/>
    <w:rsid w:val="23818E43"/>
    <w:rsid w:val="2384F751"/>
    <w:rsid w:val="2386BF52"/>
    <w:rsid w:val="238B5F40"/>
    <w:rsid w:val="238F9A86"/>
    <w:rsid w:val="23A15058"/>
    <w:rsid w:val="23A5EAAA"/>
    <w:rsid w:val="23A7759F"/>
    <w:rsid w:val="23A7FCB7"/>
    <w:rsid w:val="23AA0CB8"/>
    <w:rsid w:val="23AAA815"/>
    <w:rsid w:val="23AC6CAE"/>
    <w:rsid w:val="23AE1EC0"/>
    <w:rsid w:val="23B12624"/>
    <w:rsid w:val="23B6487F"/>
    <w:rsid w:val="23B87A3B"/>
    <w:rsid w:val="23BCA16C"/>
    <w:rsid w:val="23BCEE05"/>
    <w:rsid w:val="23BFA17B"/>
    <w:rsid w:val="23C588C1"/>
    <w:rsid w:val="23C7400D"/>
    <w:rsid w:val="23CF3A63"/>
    <w:rsid w:val="23D423DA"/>
    <w:rsid w:val="23D49718"/>
    <w:rsid w:val="23DAEFD0"/>
    <w:rsid w:val="23DC6DF4"/>
    <w:rsid w:val="23DDA134"/>
    <w:rsid w:val="23E10159"/>
    <w:rsid w:val="23E33D61"/>
    <w:rsid w:val="23E44258"/>
    <w:rsid w:val="23E525A7"/>
    <w:rsid w:val="23E8C72B"/>
    <w:rsid w:val="23EFDF3B"/>
    <w:rsid w:val="23F0C20B"/>
    <w:rsid w:val="23F31268"/>
    <w:rsid w:val="23F360FE"/>
    <w:rsid w:val="23F58E63"/>
    <w:rsid w:val="23FAF0E0"/>
    <w:rsid w:val="23FC6D09"/>
    <w:rsid w:val="240535DB"/>
    <w:rsid w:val="24096F87"/>
    <w:rsid w:val="240D06D0"/>
    <w:rsid w:val="240D0B4A"/>
    <w:rsid w:val="2416B8F8"/>
    <w:rsid w:val="241806B4"/>
    <w:rsid w:val="241B65F1"/>
    <w:rsid w:val="241CBA2C"/>
    <w:rsid w:val="241DA87E"/>
    <w:rsid w:val="241DE9C2"/>
    <w:rsid w:val="241EC7D2"/>
    <w:rsid w:val="241F25F1"/>
    <w:rsid w:val="2421C1B4"/>
    <w:rsid w:val="242A22AA"/>
    <w:rsid w:val="242AA315"/>
    <w:rsid w:val="243185BC"/>
    <w:rsid w:val="24349326"/>
    <w:rsid w:val="243A53F8"/>
    <w:rsid w:val="243CA97D"/>
    <w:rsid w:val="244002CB"/>
    <w:rsid w:val="24413107"/>
    <w:rsid w:val="2441985F"/>
    <w:rsid w:val="244540BF"/>
    <w:rsid w:val="244613E0"/>
    <w:rsid w:val="24477488"/>
    <w:rsid w:val="244BFE0F"/>
    <w:rsid w:val="244E459A"/>
    <w:rsid w:val="244FC92F"/>
    <w:rsid w:val="24518F5D"/>
    <w:rsid w:val="2455D418"/>
    <w:rsid w:val="245D25A9"/>
    <w:rsid w:val="2460AD1F"/>
    <w:rsid w:val="2462D9C7"/>
    <w:rsid w:val="246957CD"/>
    <w:rsid w:val="2470A31B"/>
    <w:rsid w:val="2470F876"/>
    <w:rsid w:val="247549C2"/>
    <w:rsid w:val="2476F07F"/>
    <w:rsid w:val="2479F289"/>
    <w:rsid w:val="247A7E83"/>
    <w:rsid w:val="24806753"/>
    <w:rsid w:val="2484245F"/>
    <w:rsid w:val="2484C511"/>
    <w:rsid w:val="24864133"/>
    <w:rsid w:val="24866A63"/>
    <w:rsid w:val="248A270C"/>
    <w:rsid w:val="248E4941"/>
    <w:rsid w:val="24A03A21"/>
    <w:rsid w:val="24AC7189"/>
    <w:rsid w:val="24B2BE9E"/>
    <w:rsid w:val="24B3C1A1"/>
    <w:rsid w:val="24C04C36"/>
    <w:rsid w:val="24C6330F"/>
    <w:rsid w:val="24D0C4BB"/>
    <w:rsid w:val="24D47076"/>
    <w:rsid w:val="24D4D875"/>
    <w:rsid w:val="24D9C5AD"/>
    <w:rsid w:val="24E05D73"/>
    <w:rsid w:val="24E7108F"/>
    <w:rsid w:val="24E94F1A"/>
    <w:rsid w:val="24ECCE90"/>
    <w:rsid w:val="24EF2C06"/>
    <w:rsid w:val="24F15363"/>
    <w:rsid w:val="24F5B3F2"/>
    <w:rsid w:val="24FCC0AB"/>
    <w:rsid w:val="2501ADD5"/>
    <w:rsid w:val="2501EF6E"/>
    <w:rsid w:val="25037961"/>
    <w:rsid w:val="250555FD"/>
    <w:rsid w:val="25084847"/>
    <w:rsid w:val="250F42AA"/>
    <w:rsid w:val="251AE271"/>
    <w:rsid w:val="2527A6EF"/>
    <w:rsid w:val="25286CED"/>
    <w:rsid w:val="2528EE9A"/>
    <w:rsid w:val="252EF344"/>
    <w:rsid w:val="252F1D94"/>
    <w:rsid w:val="253650A5"/>
    <w:rsid w:val="25393454"/>
    <w:rsid w:val="253A899C"/>
    <w:rsid w:val="2549BF21"/>
    <w:rsid w:val="254BFBFF"/>
    <w:rsid w:val="254DAC1F"/>
    <w:rsid w:val="25530D74"/>
    <w:rsid w:val="25578E0D"/>
    <w:rsid w:val="255B3682"/>
    <w:rsid w:val="2560438F"/>
    <w:rsid w:val="256C2DA4"/>
    <w:rsid w:val="256CE046"/>
    <w:rsid w:val="257AC130"/>
    <w:rsid w:val="257C03F5"/>
    <w:rsid w:val="257F3E21"/>
    <w:rsid w:val="258F0128"/>
    <w:rsid w:val="259C752C"/>
    <w:rsid w:val="259EE242"/>
    <w:rsid w:val="259EE699"/>
    <w:rsid w:val="259F21C2"/>
    <w:rsid w:val="25A6257E"/>
    <w:rsid w:val="25A97EF5"/>
    <w:rsid w:val="25B742E9"/>
    <w:rsid w:val="25BC77FF"/>
    <w:rsid w:val="25BF6F2B"/>
    <w:rsid w:val="25C0061E"/>
    <w:rsid w:val="25C0263E"/>
    <w:rsid w:val="25C4AD95"/>
    <w:rsid w:val="25CA6A31"/>
    <w:rsid w:val="25D4BA03"/>
    <w:rsid w:val="25D91095"/>
    <w:rsid w:val="25DC35D8"/>
    <w:rsid w:val="25E0B865"/>
    <w:rsid w:val="25F25353"/>
    <w:rsid w:val="25F59076"/>
    <w:rsid w:val="25FC035A"/>
    <w:rsid w:val="25FCB089"/>
    <w:rsid w:val="25FCCEA0"/>
    <w:rsid w:val="26014417"/>
    <w:rsid w:val="26039996"/>
    <w:rsid w:val="2603CCF2"/>
    <w:rsid w:val="260A5723"/>
    <w:rsid w:val="260E0C96"/>
    <w:rsid w:val="260F5D81"/>
    <w:rsid w:val="261AAA3F"/>
    <w:rsid w:val="261C5D93"/>
    <w:rsid w:val="2623A42F"/>
    <w:rsid w:val="2636137B"/>
    <w:rsid w:val="263620CB"/>
    <w:rsid w:val="263D5995"/>
    <w:rsid w:val="264A7295"/>
    <w:rsid w:val="264C0C95"/>
    <w:rsid w:val="26522D26"/>
    <w:rsid w:val="26530DAC"/>
    <w:rsid w:val="2655B93F"/>
    <w:rsid w:val="26563C21"/>
    <w:rsid w:val="2656716E"/>
    <w:rsid w:val="265AB3A8"/>
    <w:rsid w:val="266160AD"/>
    <w:rsid w:val="2662C537"/>
    <w:rsid w:val="2665BE4B"/>
    <w:rsid w:val="266654F6"/>
    <w:rsid w:val="266C94D0"/>
    <w:rsid w:val="26724184"/>
    <w:rsid w:val="26772E6B"/>
    <w:rsid w:val="26776E63"/>
    <w:rsid w:val="267AB201"/>
    <w:rsid w:val="267E947F"/>
    <w:rsid w:val="2681984F"/>
    <w:rsid w:val="2681BEA1"/>
    <w:rsid w:val="2685C18D"/>
    <w:rsid w:val="2695195E"/>
    <w:rsid w:val="2698E056"/>
    <w:rsid w:val="269F4780"/>
    <w:rsid w:val="269F60EE"/>
    <w:rsid w:val="26ACEA12"/>
    <w:rsid w:val="26B87AD2"/>
    <w:rsid w:val="26BBD7B4"/>
    <w:rsid w:val="26C0300A"/>
    <w:rsid w:val="26C21026"/>
    <w:rsid w:val="26C7723B"/>
    <w:rsid w:val="26C7917F"/>
    <w:rsid w:val="26CD4C9D"/>
    <w:rsid w:val="26CD61F4"/>
    <w:rsid w:val="26D6FC77"/>
    <w:rsid w:val="26DB0C2C"/>
    <w:rsid w:val="26DEF49A"/>
    <w:rsid w:val="26E175F6"/>
    <w:rsid w:val="26E2DD69"/>
    <w:rsid w:val="26EC91AD"/>
    <w:rsid w:val="26ED020D"/>
    <w:rsid w:val="26ED2E99"/>
    <w:rsid w:val="26ED891C"/>
    <w:rsid w:val="26EDE5DE"/>
    <w:rsid w:val="26F815C9"/>
    <w:rsid w:val="26FB0D45"/>
    <w:rsid w:val="26FD7C60"/>
    <w:rsid w:val="26FEED74"/>
    <w:rsid w:val="2701BA26"/>
    <w:rsid w:val="27065468"/>
    <w:rsid w:val="2707F8CC"/>
    <w:rsid w:val="270C4C62"/>
    <w:rsid w:val="27194994"/>
    <w:rsid w:val="27199F5E"/>
    <w:rsid w:val="272479AD"/>
    <w:rsid w:val="2727AA17"/>
    <w:rsid w:val="27287C07"/>
    <w:rsid w:val="272D9112"/>
    <w:rsid w:val="272F0D58"/>
    <w:rsid w:val="2730B340"/>
    <w:rsid w:val="2732C96E"/>
    <w:rsid w:val="2736238C"/>
    <w:rsid w:val="273756A8"/>
    <w:rsid w:val="273B1488"/>
    <w:rsid w:val="274BD03E"/>
    <w:rsid w:val="275DDEF2"/>
    <w:rsid w:val="275F2093"/>
    <w:rsid w:val="27674973"/>
    <w:rsid w:val="27708720"/>
    <w:rsid w:val="2774457A"/>
    <w:rsid w:val="277837A5"/>
    <w:rsid w:val="2778D9B9"/>
    <w:rsid w:val="27795DEC"/>
    <w:rsid w:val="277BCC78"/>
    <w:rsid w:val="277E0238"/>
    <w:rsid w:val="27829777"/>
    <w:rsid w:val="278944F3"/>
    <w:rsid w:val="278E2EC7"/>
    <w:rsid w:val="279A0C9A"/>
    <w:rsid w:val="279F7BD7"/>
    <w:rsid w:val="27A68EF3"/>
    <w:rsid w:val="27AEA7E5"/>
    <w:rsid w:val="27AEFA35"/>
    <w:rsid w:val="27B1B5B6"/>
    <w:rsid w:val="27B92603"/>
    <w:rsid w:val="27BB1BAB"/>
    <w:rsid w:val="27BCC7AF"/>
    <w:rsid w:val="27BE99FB"/>
    <w:rsid w:val="27BF115C"/>
    <w:rsid w:val="27BF25D2"/>
    <w:rsid w:val="27C70065"/>
    <w:rsid w:val="27C74B1B"/>
    <w:rsid w:val="27CCA4A3"/>
    <w:rsid w:val="27D40F09"/>
    <w:rsid w:val="27D82C9D"/>
    <w:rsid w:val="27DB392D"/>
    <w:rsid w:val="27DC01C3"/>
    <w:rsid w:val="27E11A0F"/>
    <w:rsid w:val="27E23AE5"/>
    <w:rsid w:val="27E50F9C"/>
    <w:rsid w:val="27EA5CD8"/>
    <w:rsid w:val="27EB1902"/>
    <w:rsid w:val="27EB4606"/>
    <w:rsid w:val="27EBA4A2"/>
    <w:rsid w:val="27F9F6C7"/>
    <w:rsid w:val="27FB5F4D"/>
    <w:rsid w:val="27FBF66A"/>
    <w:rsid w:val="2801D7A3"/>
    <w:rsid w:val="28051B83"/>
    <w:rsid w:val="28070D32"/>
    <w:rsid w:val="280A006C"/>
    <w:rsid w:val="280B6C33"/>
    <w:rsid w:val="281050CB"/>
    <w:rsid w:val="281060E0"/>
    <w:rsid w:val="281AE04B"/>
    <w:rsid w:val="281CE632"/>
    <w:rsid w:val="28229FAD"/>
    <w:rsid w:val="28255B71"/>
    <w:rsid w:val="2826DA29"/>
    <w:rsid w:val="282B59A0"/>
    <w:rsid w:val="2831FB70"/>
    <w:rsid w:val="283320C1"/>
    <w:rsid w:val="283468F5"/>
    <w:rsid w:val="2834E9D6"/>
    <w:rsid w:val="28360B60"/>
    <w:rsid w:val="2837D099"/>
    <w:rsid w:val="283865F9"/>
    <w:rsid w:val="283DC32F"/>
    <w:rsid w:val="284111EE"/>
    <w:rsid w:val="2842A772"/>
    <w:rsid w:val="28497569"/>
    <w:rsid w:val="284C0BA5"/>
    <w:rsid w:val="28507E3B"/>
    <w:rsid w:val="2852CAC1"/>
    <w:rsid w:val="2855B7C8"/>
    <w:rsid w:val="2855BB94"/>
    <w:rsid w:val="28574953"/>
    <w:rsid w:val="285EC206"/>
    <w:rsid w:val="2863243A"/>
    <w:rsid w:val="28670891"/>
    <w:rsid w:val="286A35E1"/>
    <w:rsid w:val="287103D0"/>
    <w:rsid w:val="2876501B"/>
    <w:rsid w:val="2878BF20"/>
    <w:rsid w:val="287DC80B"/>
    <w:rsid w:val="288548EA"/>
    <w:rsid w:val="288A7031"/>
    <w:rsid w:val="288BDAE1"/>
    <w:rsid w:val="28926329"/>
    <w:rsid w:val="2894578F"/>
    <w:rsid w:val="2898B1A1"/>
    <w:rsid w:val="289A3849"/>
    <w:rsid w:val="289F3048"/>
    <w:rsid w:val="28A3093D"/>
    <w:rsid w:val="28A6CB64"/>
    <w:rsid w:val="28AB47BF"/>
    <w:rsid w:val="28AC70AD"/>
    <w:rsid w:val="28B577DF"/>
    <w:rsid w:val="28B993B6"/>
    <w:rsid w:val="28B9FCF0"/>
    <w:rsid w:val="28BAFEED"/>
    <w:rsid w:val="28BC164B"/>
    <w:rsid w:val="28C344B9"/>
    <w:rsid w:val="28C9A683"/>
    <w:rsid w:val="28D06A5F"/>
    <w:rsid w:val="28D28E00"/>
    <w:rsid w:val="28D45CC7"/>
    <w:rsid w:val="28DC1BA1"/>
    <w:rsid w:val="28E215A5"/>
    <w:rsid w:val="28E27443"/>
    <w:rsid w:val="28E60DCF"/>
    <w:rsid w:val="28E70249"/>
    <w:rsid w:val="28EC3625"/>
    <w:rsid w:val="28F21579"/>
    <w:rsid w:val="28F70B95"/>
    <w:rsid w:val="28FA4B99"/>
    <w:rsid w:val="28FB0D59"/>
    <w:rsid w:val="28FD073E"/>
    <w:rsid w:val="28FE4A6D"/>
    <w:rsid w:val="2903F9B5"/>
    <w:rsid w:val="290887AE"/>
    <w:rsid w:val="291020C4"/>
    <w:rsid w:val="2910B734"/>
    <w:rsid w:val="2910DFA7"/>
    <w:rsid w:val="2911FF52"/>
    <w:rsid w:val="291202B4"/>
    <w:rsid w:val="29152DD6"/>
    <w:rsid w:val="29225A89"/>
    <w:rsid w:val="2925B978"/>
    <w:rsid w:val="293F92CD"/>
    <w:rsid w:val="2944D006"/>
    <w:rsid w:val="294899BC"/>
    <w:rsid w:val="2949B916"/>
    <w:rsid w:val="2952CE32"/>
    <w:rsid w:val="295324F0"/>
    <w:rsid w:val="295903BB"/>
    <w:rsid w:val="295E0BC3"/>
    <w:rsid w:val="295F29D5"/>
    <w:rsid w:val="2960088A"/>
    <w:rsid w:val="2966B986"/>
    <w:rsid w:val="29689F52"/>
    <w:rsid w:val="2968CD28"/>
    <w:rsid w:val="296C2511"/>
    <w:rsid w:val="29729608"/>
    <w:rsid w:val="297330DD"/>
    <w:rsid w:val="297389CC"/>
    <w:rsid w:val="297F01B6"/>
    <w:rsid w:val="298409E6"/>
    <w:rsid w:val="29868382"/>
    <w:rsid w:val="2987FC32"/>
    <w:rsid w:val="2989DDAB"/>
    <w:rsid w:val="299FF16E"/>
    <w:rsid w:val="29B393B3"/>
    <w:rsid w:val="29BF7625"/>
    <w:rsid w:val="29C24BDC"/>
    <w:rsid w:val="29C45785"/>
    <w:rsid w:val="29C8DBF0"/>
    <w:rsid w:val="29CAAA32"/>
    <w:rsid w:val="29CC00E7"/>
    <w:rsid w:val="29CCE97C"/>
    <w:rsid w:val="29D33E9B"/>
    <w:rsid w:val="29D44DD4"/>
    <w:rsid w:val="29DF8E65"/>
    <w:rsid w:val="29E4CA00"/>
    <w:rsid w:val="29E935C2"/>
    <w:rsid w:val="29E9D479"/>
    <w:rsid w:val="29F22BEB"/>
    <w:rsid w:val="29FE4D1A"/>
    <w:rsid w:val="2A13E3AA"/>
    <w:rsid w:val="2A1B4AF3"/>
    <w:rsid w:val="2A2005F6"/>
    <w:rsid w:val="2A22E8B7"/>
    <w:rsid w:val="2A255E65"/>
    <w:rsid w:val="2A258C22"/>
    <w:rsid w:val="2A25A959"/>
    <w:rsid w:val="2A2B235D"/>
    <w:rsid w:val="2A2F8731"/>
    <w:rsid w:val="2A2FD43A"/>
    <w:rsid w:val="2A31522C"/>
    <w:rsid w:val="2A342CC5"/>
    <w:rsid w:val="2A36E848"/>
    <w:rsid w:val="2A3856BC"/>
    <w:rsid w:val="2A3D16D0"/>
    <w:rsid w:val="2A3E8F72"/>
    <w:rsid w:val="2A405D09"/>
    <w:rsid w:val="2A487880"/>
    <w:rsid w:val="2A5B0022"/>
    <w:rsid w:val="2A5CC9DC"/>
    <w:rsid w:val="2A5ED169"/>
    <w:rsid w:val="2A6D5E80"/>
    <w:rsid w:val="2A73826D"/>
    <w:rsid w:val="2A78B7EB"/>
    <w:rsid w:val="2A7A5515"/>
    <w:rsid w:val="2A7DB44C"/>
    <w:rsid w:val="2A7EE952"/>
    <w:rsid w:val="2A81D3DD"/>
    <w:rsid w:val="2A8C1A81"/>
    <w:rsid w:val="2A8D1CB4"/>
    <w:rsid w:val="2A91131B"/>
    <w:rsid w:val="2A92B9F8"/>
    <w:rsid w:val="2A92C668"/>
    <w:rsid w:val="2A949759"/>
    <w:rsid w:val="2A958CF8"/>
    <w:rsid w:val="2A9AA17C"/>
    <w:rsid w:val="2AA281FF"/>
    <w:rsid w:val="2AB01100"/>
    <w:rsid w:val="2AB01B4B"/>
    <w:rsid w:val="2AB04203"/>
    <w:rsid w:val="2ABD6E4E"/>
    <w:rsid w:val="2ABF5D2B"/>
    <w:rsid w:val="2ACDB877"/>
    <w:rsid w:val="2ACF6693"/>
    <w:rsid w:val="2AD2EDE5"/>
    <w:rsid w:val="2AD54B90"/>
    <w:rsid w:val="2AD6EB3A"/>
    <w:rsid w:val="2AD98530"/>
    <w:rsid w:val="2ADB5631"/>
    <w:rsid w:val="2ADDEA31"/>
    <w:rsid w:val="2AE0AEF6"/>
    <w:rsid w:val="2AE1A434"/>
    <w:rsid w:val="2AE5598D"/>
    <w:rsid w:val="2AE63C2E"/>
    <w:rsid w:val="2AE74BE1"/>
    <w:rsid w:val="2AEB6904"/>
    <w:rsid w:val="2AF430CB"/>
    <w:rsid w:val="2AF4C429"/>
    <w:rsid w:val="2AF7FD00"/>
    <w:rsid w:val="2AFFA5F0"/>
    <w:rsid w:val="2B08A283"/>
    <w:rsid w:val="2B0D6039"/>
    <w:rsid w:val="2B1810C8"/>
    <w:rsid w:val="2B1C9318"/>
    <w:rsid w:val="2B20A141"/>
    <w:rsid w:val="2B20DE97"/>
    <w:rsid w:val="2B22EA70"/>
    <w:rsid w:val="2B32B04D"/>
    <w:rsid w:val="2B345B70"/>
    <w:rsid w:val="2B34998D"/>
    <w:rsid w:val="2B3661CD"/>
    <w:rsid w:val="2B3DFFB2"/>
    <w:rsid w:val="2B425D22"/>
    <w:rsid w:val="2B465ABF"/>
    <w:rsid w:val="2B471C44"/>
    <w:rsid w:val="2B471EEF"/>
    <w:rsid w:val="2B4EB43A"/>
    <w:rsid w:val="2B51DAB1"/>
    <w:rsid w:val="2B577268"/>
    <w:rsid w:val="2B58DCE6"/>
    <w:rsid w:val="2B59BD09"/>
    <w:rsid w:val="2B5AFB36"/>
    <w:rsid w:val="2B606591"/>
    <w:rsid w:val="2B609256"/>
    <w:rsid w:val="2B69CDC8"/>
    <w:rsid w:val="2B6A2565"/>
    <w:rsid w:val="2B6AE62D"/>
    <w:rsid w:val="2B703D3C"/>
    <w:rsid w:val="2B734E97"/>
    <w:rsid w:val="2B744316"/>
    <w:rsid w:val="2B7CB1A8"/>
    <w:rsid w:val="2B80DF27"/>
    <w:rsid w:val="2B87D52A"/>
    <w:rsid w:val="2B8CD7A2"/>
    <w:rsid w:val="2B8E6B60"/>
    <w:rsid w:val="2B8F894A"/>
    <w:rsid w:val="2B969702"/>
    <w:rsid w:val="2BA2E370"/>
    <w:rsid w:val="2BA42448"/>
    <w:rsid w:val="2BA88620"/>
    <w:rsid w:val="2BA8F85C"/>
    <w:rsid w:val="2BAEF3FE"/>
    <w:rsid w:val="2BB2D8C3"/>
    <w:rsid w:val="2BB5455F"/>
    <w:rsid w:val="2BB58DC6"/>
    <w:rsid w:val="2BB8BEF5"/>
    <w:rsid w:val="2BB97AE2"/>
    <w:rsid w:val="2BBD7DE1"/>
    <w:rsid w:val="2BC3462B"/>
    <w:rsid w:val="2BD4311C"/>
    <w:rsid w:val="2BDC3697"/>
    <w:rsid w:val="2BDEE45E"/>
    <w:rsid w:val="2BE590F7"/>
    <w:rsid w:val="2BE78FD3"/>
    <w:rsid w:val="2BEB1561"/>
    <w:rsid w:val="2BEC7D57"/>
    <w:rsid w:val="2BEC987B"/>
    <w:rsid w:val="2BF44E00"/>
    <w:rsid w:val="2BF6EF69"/>
    <w:rsid w:val="2BF96DE0"/>
    <w:rsid w:val="2C002AE9"/>
    <w:rsid w:val="2C00A07A"/>
    <w:rsid w:val="2C02E501"/>
    <w:rsid w:val="2C07FEB5"/>
    <w:rsid w:val="2C0F68C1"/>
    <w:rsid w:val="2C15E9CB"/>
    <w:rsid w:val="2C1DB691"/>
    <w:rsid w:val="2C2F20B2"/>
    <w:rsid w:val="2C32378A"/>
    <w:rsid w:val="2C348D07"/>
    <w:rsid w:val="2C350AA0"/>
    <w:rsid w:val="2C3BA4EB"/>
    <w:rsid w:val="2C425DC3"/>
    <w:rsid w:val="2C4734A7"/>
    <w:rsid w:val="2C51279A"/>
    <w:rsid w:val="2C546273"/>
    <w:rsid w:val="2C56727F"/>
    <w:rsid w:val="2C56925A"/>
    <w:rsid w:val="2C5A8913"/>
    <w:rsid w:val="2C5DBCC9"/>
    <w:rsid w:val="2C6055C5"/>
    <w:rsid w:val="2C63437E"/>
    <w:rsid w:val="2C656C06"/>
    <w:rsid w:val="2C66D354"/>
    <w:rsid w:val="2C68D32B"/>
    <w:rsid w:val="2C6F1C72"/>
    <w:rsid w:val="2C749480"/>
    <w:rsid w:val="2C74C789"/>
    <w:rsid w:val="2C771420"/>
    <w:rsid w:val="2C7769A4"/>
    <w:rsid w:val="2C778ACB"/>
    <w:rsid w:val="2C88DD31"/>
    <w:rsid w:val="2C8F0729"/>
    <w:rsid w:val="2C9E4716"/>
    <w:rsid w:val="2CAB2EF3"/>
    <w:rsid w:val="2CAFE11E"/>
    <w:rsid w:val="2CB04EC3"/>
    <w:rsid w:val="2CB40645"/>
    <w:rsid w:val="2CB58A14"/>
    <w:rsid w:val="2CBD85F8"/>
    <w:rsid w:val="2CC57D3C"/>
    <w:rsid w:val="2CC9167E"/>
    <w:rsid w:val="2CCF6FEA"/>
    <w:rsid w:val="2CD2CEE9"/>
    <w:rsid w:val="2CD552A8"/>
    <w:rsid w:val="2CD652CA"/>
    <w:rsid w:val="2CD6BFDE"/>
    <w:rsid w:val="2CD9E3C3"/>
    <w:rsid w:val="2CE0A23D"/>
    <w:rsid w:val="2CE19CE4"/>
    <w:rsid w:val="2CE1F7DB"/>
    <w:rsid w:val="2CF0BF39"/>
    <w:rsid w:val="2CF5CE40"/>
    <w:rsid w:val="2CFC9EAF"/>
    <w:rsid w:val="2CFCE585"/>
    <w:rsid w:val="2D02F67D"/>
    <w:rsid w:val="2D041270"/>
    <w:rsid w:val="2D06D83E"/>
    <w:rsid w:val="2D09DB22"/>
    <w:rsid w:val="2D143ACB"/>
    <w:rsid w:val="2D179B4A"/>
    <w:rsid w:val="2D1F664E"/>
    <w:rsid w:val="2D21A7F1"/>
    <w:rsid w:val="2D2414B5"/>
    <w:rsid w:val="2D29519F"/>
    <w:rsid w:val="2D299F89"/>
    <w:rsid w:val="2D2CACBF"/>
    <w:rsid w:val="2D2E4692"/>
    <w:rsid w:val="2D2F495E"/>
    <w:rsid w:val="2D320299"/>
    <w:rsid w:val="2D35B918"/>
    <w:rsid w:val="2D397E52"/>
    <w:rsid w:val="2D3E4FF2"/>
    <w:rsid w:val="2D3EE1D4"/>
    <w:rsid w:val="2D3F2A6D"/>
    <w:rsid w:val="2D426E03"/>
    <w:rsid w:val="2D42F26C"/>
    <w:rsid w:val="2D4BCE5B"/>
    <w:rsid w:val="2D4F387E"/>
    <w:rsid w:val="2D553209"/>
    <w:rsid w:val="2D560A7D"/>
    <w:rsid w:val="2D574F8F"/>
    <w:rsid w:val="2D5E07B8"/>
    <w:rsid w:val="2D60A13E"/>
    <w:rsid w:val="2D6261BE"/>
    <w:rsid w:val="2D67498E"/>
    <w:rsid w:val="2D686EA2"/>
    <w:rsid w:val="2D6A29FB"/>
    <w:rsid w:val="2D6C4572"/>
    <w:rsid w:val="2D6E8022"/>
    <w:rsid w:val="2D70A052"/>
    <w:rsid w:val="2D730A70"/>
    <w:rsid w:val="2D77F549"/>
    <w:rsid w:val="2D789441"/>
    <w:rsid w:val="2D7AD57C"/>
    <w:rsid w:val="2D7D473E"/>
    <w:rsid w:val="2D7FEF6A"/>
    <w:rsid w:val="2D82A27B"/>
    <w:rsid w:val="2D9011AC"/>
    <w:rsid w:val="2D904002"/>
    <w:rsid w:val="2D987780"/>
    <w:rsid w:val="2D9CAA0B"/>
    <w:rsid w:val="2DA5A76D"/>
    <w:rsid w:val="2DAA1E68"/>
    <w:rsid w:val="2DAF51BC"/>
    <w:rsid w:val="2DB5C387"/>
    <w:rsid w:val="2DB9BA42"/>
    <w:rsid w:val="2DBA48F0"/>
    <w:rsid w:val="2DBCA707"/>
    <w:rsid w:val="2DC8AB22"/>
    <w:rsid w:val="2DC8E716"/>
    <w:rsid w:val="2DD2AE38"/>
    <w:rsid w:val="2DD50015"/>
    <w:rsid w:val="2DDB09FA"/>
    <w:rsid w:val="2DDE5CC0"/>
    <w:rsid w:val="2DE0E287"/>
    <w:rsid w:val="2DE1BC90"/>
    <w:rsid w:val="2DE2394C"/>
    <w:rsid w:val="2DEB0BFF"/>
    <w:rsid w:val="2DEF78C5"/>
    <w:rsid w:val="2DF1ECD0"/>
    <w:rsid w:val="2DFAC84C"/>
    <w:rsid w:val="2DFDA7A8"/>
    <w:rsid w:val="2DFE5960"/>
    <w:rsid w:val="2DFEA431"/>
    <w:rsid w:val="2E01A125"/>
    <w:rsid w:val="2E09F987"/>
    <w:rsid w:val="2E0B81E7"/>
    <w:rsid w:val="2E1684A8"/>
    <w:rsid w:val="2E26E2F4"/>
    <w:rsid w:val="2E31356B"/>
    <w:rsid w:val="2E31649F"/>
    <w:rsid w:val="2E324B4B"/>
    <w:rsid w:val="2E384900"/>
    <w:rsid w:val="2E3E69B6"/>
    <w:rsid w:val="2E40AC33"/>
    <w:rsid w:val="2E48D467"/>
    <w:rsid w:val="2E4C3C97"/>
    <w:rsid w:val="2E5214CF"/>
    <w:rsid w:val="2E535229"/>
    <w:rsid w:val="2E536EDD"/>
    <w:rsid w:val="2E53CF1D"/>
    <w:rsid w:val="2E54345F"/>
    <w:rsid w:val="2E561BF8"/>
    <w:rsid w:val="2E5E2318"/>
    <w:rsid w:val="2E5F8506"/>
    <w:rsid w:val="2E6016CA"/>
    <w:rsid w:val="2E603C9B"/>
    <w:rsid w:val="2E6A249D"/>
    <w:rsid w:val="2E6CECD0"/>
    <w:rsid w:val="2E74A680"/>
    <w:rsid w:val="2E752EBE"/>
    <w:rsid w:val="2E7B4969"/>
    <w:rsid w:val="2E8205E4"/>
    <w:rsid w:val="2E92303B"/>
    <w:rsid w:val="2E95B17E"/>
    <w:rsid w:val="2E9789B8"/>
    <w:rsid w:val="2E98420C"/>
    <w:rsid w:val="2E9E24BF"/>
    <w:rsid w:val="2E9E2F1D"/>
    <w:rsid w:val="2EA49CF9"/>
    <w:rsid w:val="2EA59CB8"/>
    <w:rsid w:val="2EA9CD3A"/>
    <w:rsid w:val="2EB042BC"/>
    <w:rsid w:val="2EB7DBAD"/>
    <w:rsid w:val="2EB8333D"/>
    <w:rsid w:val="2EBBDE53"/>
    <w:rsid w:val="2EBC6D78"/>
    <w:rsid w:val="2EC122B3"/>
    <w:rsid w:val="2ED1F616"/>
    <w:rsid w:val="2ED59603"/>
    <w:rsid w:val="2ED5B173"/>
    <w:rsid w:val="2EDFE2DA"/>
    <w:rsid w:val="2EE12AF8"/>
    <w:rsid w:val="2EF22791"/>
    <w:rsid w:val="2EF596A1"/>
    <w:rsid w:val="2EFAC918"/>
    <w:rsid w:val="2EFC5158"/>
    <w:rsid w:val="2F088C2C"/>
    <w:rsid w:val="2F090AB6"/>
    <w:rsid w:val="2F0AA818"/>
    <w:rsid w:val="2F124D4F"/>
    <w:rsid w:val="2F1AEC1A"/>
    <w:rsid w:val="2F1C45E0"/>
    <w:rsid w:val="2F1DA728"/>
    <w:rsid w:val="2F1F293E"/>
    <w:rsid w:val="2F274356"/>
    <w:rsid w:val="2F2A476C"/>
    <w:rsid w:val="2F2BD268"/>
    <w:rsid w:val="2F2CCE90"/>
    <w:rsid w:val="2F2E0405"/>
    <w:rsid w:val="2F2E1251"/>
    <w:rsid w:val="2F3D92FF"/>
    <w:rsid w:val="2F3F0AA5"/>
    <w:rsid w:val="2F54FBEE"/>
    <w:rsid w:val="2F5998FF"/>
    <w:rsid w:val="2F5D04CF"/>
    <w:rsid w:val="2F68E2F1"/>
    <w:rsid w:val="2F6D23FF"/>
    <w:rsid w:val="2F6DFBEC"/>
    <w:rsid w:val="2F6E1634"/>
    <w:rsid w:val="2F6E6DFD"/>
    <w:rsid w:val="2F788AC9"/>
    <w:rsid w:val="2F7B25B1"/>
    <w:rsid w:val="2F7DEED2"/>
    <w:rsid w:val="2F7E4666"/>
    <w:rsid w:val="2F8300F6"/>
    <w:rsid w:val="2F83CC77"/>
    <w:rsid w:val="2F84D2F6"/>
    <w:rsid w:val="2F8B2E34"/>
    <w:rsid w:val="2F9085E7"/>
    <w:rsid w:val="2F9088FC"/>
    <w:rsid w:val="2F926CF1"/>
    <w:rsid w:val="2F936F71"/>
    <w:rsid w:val="2F9508DE"/>
    <w:rsid w:val="2FACE9F3"/>
    <w:rsid w:val="2FAF6BBB"/>
    <w:rsid w:val="2FB11B8F"/>
    <w:rsid w:val="2FBD1296"/>
    <w:rsid w:val="2FBE911B"/>
    <w:rsid w:val="2FD0BA60"/>
    <w:rsid w:val="2FD546FD"/>
    <w:rsid w:val="2FDBD188"/>
    <w:rsid w:val="2FDE0F3F"/>
    <w:rsid w:val="2FDF9756"/>
    <w:rsid w:val="2FE756EF"/>
    <w:rsid w:val="2FEAF989"/>
    <w:rsid w:val="2FEC9093"/>
    <w:rsid w:val="2FF0DE8F"/>
    <w:rsid w:val="2FF9EB57"/>
    <w:rsid w:val="30057A0F"/>
    <w:rsid w:val="300D589E"/>
    <w:rsid w:val="300DB3A1"/>
    <w:rsid w:val="3014EEAC"/>
    <w:rsid w:val="3015FBBD"/>
    <w:rsid w:val="301BA810"/>
    <w:rsid w:val="301BE5DC"/>
    <w:rsid w:val="3021903B"/>
    <w:rsid w:val="3021A385"/>
    <w:rsid w:val="3025D694"/>
    <w:rsid w:val="30283641"/>
    <w:rsid w:val="302DAE06"/>
    <w:rsid w:val="302E54B3"/>
    <w:rsid w:val="3034A1FC"/>
    <w:rsid w:val="30359072"/>
    <w:rsid w:val="30361211"/>
    <w:rsid w:val="303EAAD5"/>
    <w:rsid w:val="30405243"/>
    <w:rsid w:val="30440E08"/>
    <w:rsid w:val="30533B09"/>
    <w:rsid w:val="30548F28"/>
    <w:rsid w:val="30563281"/>
    <w:rsid w:val="3056CDA7"/>
    <w:rsid w:val="3056E22A"/>
    <w:rsid w:val="305F837F"/>
    <w:rsid w:val="3061CA8A"/>
    <w:rsid w:val="30658499"/>
    <w:rsid w:val="3067A0F2"/>
    <w:rsid w:val="3067F884"/>
    <w:rsid w:val="30689AC6"/>
    <w:rsid w:val="3069AB8A"/>
    <w:rsid w:val="307118F1"/>
    <w:rsid w:val="30791C91"/>
    <w:rsid w:val="307D0212"/>
    <w:rsid w:val="307F1CB9"/>
    <w:rsid w:val="307FC49B"/>
    <w:rsid w:val="30895859"/>
    <w:rsid w:val="308BB355"/>
    <w:rsid w:val="308F0545"/>
    <w:rsid w:val="30905D4B"/>
    <w:rsid w:val="30909FBD"/>
    <w:rsid w:val="30987889"/>
    <w:rsid w:val="3098F09D"/>
    <w:rsid w:val="309B243E"/>
    <w:rsid w:val="309C078E"/>
    <w:rsid w:val="30A137E7"/>
    <w:rsid w:val="30A14FFD"/>
    <w:rsid w:val="30A547B1"/>
    <w:rsid w:val="30B021BD"/>
    <w:rsid w:val="30B789F6"/>
    <w:rsid w:val="30B8D1CA"/>
    <w:rsid w:val="30C0042D"/>
    <w:rsid w:val="30C9FFFB"/>
    <w:rsid w:val="30CC7F74"/>
    <w:rsid w:val="30D18152"/>
    <w:rsid w:val="30D61A1D"/>
    <w:rsid w:val="30D728FB"/>
    <w:rsid w:val="30DA8C11"/>
    <w:rsid w:val="30E14112"/>
    <w:rsid w:val="30E294C5"/>
    <w:rsid w:val="30E79471"/>
    <w:rsid w:val="30ED4C5E"/>
    <w:rsid w:val="30EFF842"/>
    <w:rsid w:val="30FED517"/>
    <w:rsid w:val="3107159E"/>
    <w:rsid w:val="31105856"/>
    <w:rsid w:val="3116C224"/>
    <w:rsid w:val="311B7A89"/>
    <w:rsid w:val="3128FFDC"/>
    <w:rsid w:val="31332C34"/>
    <w:rsid w:val="3133F800"/>
    <w:rsid w:val="3149EF95"/>
    <w:rsid w:val="314BFEB8"/>
    <w:rsid w:val="315387A2"/>
    <w:rsid w:val="315BD1E0"/>
    <w:rsid w:val="31618AE6"/>
    <w:rsid w:val="3161B3F8"/>
    <w:rsid w:val="316BC8A0"/>
    <w:rsid w:val="316F0806"/>
    <w:rsid w:val="3176D36B"/>
    <w:rsid w:val="3178D24D"/>
    <w:rsid w:val="31798C4D"/>
    <w:rsid w:val="317DE380"/>
    <w:rsid w:val="318272C8"/>
    <w:rsid w:val="3188BDCC"/>
    <w:rsid w:val="318A7C8E"/>
    <w:rsid w:val="318CA771"/>
    <w:rsid w:val="31920757"/>
    <w:rsid w:val="31984239"/>
    <w:rsid w:val="319AF1D9"/>
    <w:rsid w:val="319BB4F5"/>
    <w:rsid w:val="319CBAC1"/>
    <w:rsid w:val="319F315D"/>
    <w:rsid w:val="31A2A265"/>
    <w:rsid w:val="31A80D0B"/>
    <w:rsid w:val="31AA150C"/>
    <w:rsid w:val="31AD03C6"/>
    <w:rsid w:val="31B3C4DA"/>
    <w:rsid w:val="31B4E09E"/>
    <w:rsid w:val="31B76EF8"/>
    <w:rsid w:val="31BDBB14"/>
    <w:rsid w:val="31CF4075"/>
    <w:rsid w:val="31D47FCF"/>
    <w:rsid w:val="31D79F73"/>
    <w:rsid w:val="31D9B4CB"/>
    <w:rsid w:val="31DC98C8"/>
    <w:rsid w:val="31E977FC"/>
    <w:rsid w:val="31EAD587"/>
    <w:rsid w:val="31EAF70C"/>
    <w:rsid w:val="31EFD667"/>
    <w:rsid w:val="31F32580"/>
    <w:rsid w:val="31F62E28"/>
    <w:rsid w:val="31F639E7"/>
    <w:rsid w:val="31FC2E58"/>
    <w:rsid w:val="31FDA1DC"/>
    <w:rsid w:val="32029E29"/>
    <w:rsid w:val="3203095A"/>
    <w:rsid w:val="3204E613"/>
    <w:rsid w:val="32082F7B"/>
    <w:rsid w:val="3215C2C5"/>
    <w:rsid w:val="3217FF5B"/>
    <w:rsid w:val="3219FB90"/>
    <w:rsid w:val="321A2702"/>
    <w:rsid w:val="321A3644"/>
    <w:rsid w:val="321B559A"/>
    <w:rsid w:val="32259155"/>
    <w:rsid w:val="322695EA"/>
    <w:rsid w:val="322718A4"/>
    <w:rsid w:val="322B0A5F"/>
    <w:rsid w:val="323001D8"/>
    <w:rsid w:val="323042C4"/>
    <w:rsid w:val="3238A33F"/>
    <w:rsid w:val="323A869C"/>
    <w:rsid w:val="323F2BAB"/>
    <w:rsid w:val="324641DC"/>
    <w:rsid w:val="324980DE"/>
    <w:rsid w:val="3249F427"/>
    <w:rsid w:val="324FADEB"/>
    <w:rsid w:val="324FBC72"/>
    <w:rsid w:val="32594AA8"/>
    <w:rsid w:val="325CCEB5"/>
    <w:rsid w:val="325F6A84"/>
    <w:rsid w:val="3269B430"/>
    <w:rsid w:val="326D1E57"/>
    <w:rsid w:val="3271BE9F"/>
    <w:rsid w:val="327452B5"/>
    <w:rsid w:val="3275235A"/>
    <w:rsid w:val="327533F4"/>
    <w:rsid w:val="32766C8F"/>
    <w:rsid w:val="3279580D"/>
    <w:rsid w:val="327E0C16"/>
    <w:rsid w:val="3283127F"/>
    <w:rsid w:val="32836958"/>
    <w:rsid w:val="3283C8DA"/>
    <w:rsid w:val="3283F0E4"/>
    <w:rsid w:val="328AF965"/>
    <w:rsid w:val="3293ECC1"/>
    <w:rsid w:val="32959F71"/>
    <w:rsid w:val="329A8442"/>
    <w:rsid w:val="329CBA11"/>
    <w:rsid w:val="329F6705"/>
    <w:rsid w:val="32A5709D"/>
    <w:rsid w:val="32BF67F1"/>
    <w:rsid w:val="32C1A8BF"/>
    <w:rsid w:val="32C212AC"/>
    <w:rsid w:val="32C2657C"/>
    <w:rsid w:val="32C3448B"/>
    <w:rsid w:val="32C99F05"/>
    <w:rsid w:val="32CB5C76"/>
    <w:rsid w:val="32D1D2F6"/>
    <w:rsid w:val="32D3C0CB"/>
    <w:rsid w:val="32D651E8"/>
    <w:rsid w:val="32D782AF"/>
    <w:rsid w:val="32D83798"/>
    <w:rsid w:val="32E37B83"/>
    <w:rsid w:val="32F81AF7"/>
    <w:rsid w:val="32F9619C"/>
    <w:rsid w:val="33009A7E"/>
    <w:rsid w:val="33039826"/>
    <w:rsid w:val="3303F4CB"/>
    <w:rsid w:val="3306CC39"/>
    <w:rsid w:val="330869BA"/>
    <w:rsid w:val="33125AEE"/>
    <w:rsid w:val="3316362C"/>
    <w:rsid w:val="3319E139"/>
    <w:rsid w:val="3323F668"/>
    <w:rsid w:val="332727AA"/>
    <w:rsid w:val="332D1C1F"/>
    <w:rsid w:val="332EF240"/>
    <w:rsid w:val="33309521"/>
    <w:rsid w:val="3333401C"/>
    <w:rsid w:val="33345BAD"/>
    <w:rsid w:val="33361CBA"/>
    <w:rsid w:val="333874D8"/>
    <w:rsid w:val="333ACDFB"/>
    <w:rsid w:val="333DFE28"/>
    <w:rsid w:val="334E172F"/>
    <w:rsid w:val="33500FF1"/>
    <w:rsid w:val="3356BC90"/>
    <w:rsid w:val="335B5D7E"/>
    <w:rsid w:val="335BF3ED"/>
    <w:rsid w:val="335FED2E"/>
    <w:rsid w:val="3361A06E"/>
    <w:rsid w:val="3363B187"/>
    <w:rsid w:val="336921E3"/>
    <w:rsid w:val="337BEEDD"/>
    <w:rsid w:val="338205AE"/>
    <w:rsid w:val="338EA92F"/>
    <w:rsid w:val="338F05E0"/>
    <w:rsid w:val="33900860"/>
    <w:rsid w:val="3392C58B"/>
    <w:rsid w:val="3393A185"/>
    <w:rsid w:val="33962ABC"/>
    <w:rsid w:val="339B84E0"/>
    <w:rsid w:val="339E31A3"/>
    <w:rsid w:val="33A36438"/>
    <w:rsid w:val="33A66DB4"/>
    <w:rsid w:val="33A6E202"/>
    <w:rsid w:val="33A84D9D"/>
    <w:rsid w:val="33AC3A2A"/>
    <w:rsid w:val="33AC5150"/>
    <w:rsid w:val="33B3A99D"/>
    <w:rsid w:val="33B66532"/>
    <w:rsid w:val="33C42942"/>
    <w:rsid w:val="33D73D2C"/>
    <w:rsid w:val="33D9C497"/>
    <w:rsid w:val="33E37916"/>
    <w:rsid w:val="33E45C59"/>
    <w:rsid w:val="33F5524A"/>
    <w:rsid w:val="33F8DDE9"/>
    <w:rsid w:val="33FB4028"/>
    <w:rsid w:val="33FB5639"/>
    <w:rsid w:val="33FF5568"/>
    <w:rsid w:val="34006CE5"/>
    <w:rsid w:val="34032D8A"/>
    <w:rsid w:val="340F4E25"/>
    <w:rsid w:val="34131BBF"/>
    <w:rsid w:val="341B760A"/>
    <w:rsid w:val="341DEE1F"/>
    <w:rsid w:val="341E063F"/>
    <w:rsid w:val="34229A2A"/>
    <w:rsid w:val="342306DC"/>
    <w:rsid w:val="342420BB"/>
    <w:rsid w:val="342BC0F2"/>
    <w:rsid w:val="34314326"/>
    <w:rsid w:val="34378580"/>
    <w:rsid w:val="3441DF27"/>
    <w:rsid w:val="34445141"/>
    <w:rsid w:val="3446DE4B"/>
    <w:rsid w:val="34509FC8"/>
    <w:rsid w:val="34523671"/>
    <w:rsid w:val="34583548"/>
    <w:rsid w:val="345A82CD"/>
    <w:rsid w:val="345AA4EB"/>
    <w:rsid w:val="345D8D6A"/>
    <w:rsid w:val="345E6C29"/>
    <w:rsid w:val="345F32B5"/>
    <w:rsid w:val="34651CB2"/>
    <w:rsid w:val="3469D490"/>
    <w:rsid w:val="346DAEC7"/>
    <w:rsid w:val="347040B3"/>
    <w:rsid w:val="3475C639"/>
    <w:rsid w:val="34764FE0"/>
    <w:rsid w:val="347C220F"/>
    <w:rsid w:val="347E1475"/>
    <w:rsid w:val="3481DF2D"/>
    <w:rsid w:val="3482AB0E"/>
    <w:rsid w:val="34848DB0"/>
    <w:rsid w:val="34886A8C"/>
    <w:rsid w:val="34899CD0"/>
    <w:rsid w:val="3489BD2B"/>
    <w:rsid w:val="348E60DC"/>
    <w:rsid w:val="348EE3C3"/>
    <w:rsid w:val="3490C0AE"/>
    <w:rsid w:val="349B173C"/>
    <w:rsid w:val="349BBF6E"/>
    <w:rsid w:val="34A45AEE"/>
    <w:rsid w:val="34A4CC9F"/>
    <w:rsid w:val="34A70838"/>
    <w:rsid w:val="34ABFB90"/>
    <w:rsid w:val="34AE03FB"/>
    <w:rsid w:val="34B4021C"/>
    <w:rsid w:val="34B4E0F5"/>
    <w:rsid w:val="34B651C3"/>
    <w:rsid w:val="34BD5439"/>
    <w:rsid w:val="34C0D92F"/>
    <w:rsid w:val="34C5FE20"/>
    <w:rsid w:val="34CA54CB"/>
    <w:rsid w:val="34CBD264"/>
    <w:rsid w:val="34CCC784"/>
    <w:rsid w:val="34D3FBBF"/>
    <w:rsid w:val="34D4088D"/>
    <w:rsid w:val="34D40CF2"/>
    <w:rsid w:val="34D59EBA"/>
    <w:rsid w:val="34DC19C7"/>
    <w:rsid w:val="34DCC3C5"/>
    <w:rsid w:val="34E0450C"/>
    <w:rsid w:val="34E0E27C"/>
    <w:rsid w:val="34E5099C"/>
    <w:rsid w:val="34E8869D"/>
    <w:rsid w:val="34EC06E0"/>
    <w:rsid w:val="34ECDA40"/>
    <w:rsid w:val="34EEEB8A"/>
    <w:rsid w:val="34EF1CD0"/>
    <w:rsid w:val="34F2DF99"/>
    <w:rsid w:val="3500B717"/>
    <w:rsid w:val="35043148"/>
    <w:rsid w:val="350448AA"/>
    <w:rsid w:val="3508B6A2"/>
    <w:rsid w:val="35090442"/>
    <w:rsid w:val="351100C9"/>
    <w:rsid w:val="35195305"/>
    <w:rsid w:val="3526D688"/>
    <w:rsid w:val="3529D81D"/>
    <w:rsid w:val="352BDDB7"/>
    <w:rsid w:val="352FDBDF"/>
    <w:rsid w:val="3531F4C9"/>
    <w:rsid w:val="3544676D"/>
    <w:rsid w:val="354FF590"/>
    <w:rsid w:val="35562F20"/>
    <w:rsid w:val="355925B0"/>
    <w:rsid w:val="3559BB6A"/>
    <w:rsid w:val="356F0400"/>
    <w:rsid w:val="357A7094"/>
    <w:rsid w:val="357F40FA"/>
    <w:rsid w:val="3581E92A"/>
    <w:rsid w:val="35845A46"/>
    <w:rsid w:val="35868471"/>
    <w:rsid w:val="358A0156"/>
    <w:rsid w:val="358E305D"/>
    <w:rsid w:val="358EB41B"/>
    <w:rsid w:val="3590A64B"/>
    <w:rsid w:val="35913C40"/>
    <w:rsid w:val="3592EA4B"/>
    <w:rsid w:val="3593021B"/>
    <w:rsid w:val="359389CB"/>
    <w:rsid w:val="3597E542"/>
    <w:rsid w:val="359D7550"/>
    <w:rsid w:val="359F400C"/>
    <w:rsid w:val="35A10001"/>
    <w:rsid w:val="35A6DFE2"/>
    <w:rsid w:val="35AA37A1"/>
    <w:rsid w:val="35B1C962"/>
    <w:rsid w:val="35B1DE55"/>
    <w:rsid w:val="35BF7003"/>
    <w:rsid w:val="35C24CEB"/>
    <w:rsid w:val="35C84B04"/>
    <w:rsid w:val="35CACB09"/>
    <w:rsid w:val="35CBC829"/>
    <w:rsid w:val="35CF3785"/>
    <w:rsid w:val="35D1124D"/>
    <w:rsid w:val="35D3200E"/>
    <w:rsid w:val="35D76C05"/>
    <w:rsid w:val="35DBE081"/>
    <w:rsid w:val="35E1884D"/>
    <w:rsid w:val="35E7AA9D"/>
    <w:rsid w:val="35E8E16F"/>
    <w:rsid w:val="35E985B2"/>
    <w:rsid w:val="35ECE194"/>
    <w:rsid w:val="35EE3891"/>
    <w:rsid w:val="35F8DA0F"/>
    <w:rsid w:val="35F9B31E"/>
    <w:rsid w:val="35FA8742"/>
    <w:rsid w:val="36024964"/>
    <w:rsid w:val="360A0FFD"/>
    <w:rsid w:val="360A94CC"/>
    <w:rsid w:val="360AD37C"/>
    <w:rsid w:val="360D47E1"/>
    <w:rsid w:val="361BCD08"/>
    <w:rsid w:val="3621442F"/>
    <w:rsid w:val="362CACAA"/>
    <w:rsid w:val="3633C29F"/>
    <w:rsid w:val="3635CFF1"/>
    <w:rsid w:val="36386AA7"/>
    <w:rsid w:val="363C6E03"/>
    <w:rsid w:val="364011E8"/>
    <w:rsid w:val="36447DEB"/>
    <w:rsid w:val="3646B86B"/>
    <w:rsid w:val="364C33C2"/>
    <w:rsid w:val="364C89CB"/>
    <w:rsid w:val="364DC256"/>
    <w:rsid w:val="3658F120"/>
    <w:rsid w:val="365AD408"/>
    <w:rsid w:val="3661E102"/>
    <w:rsid w:val="3666CE4D"/>
    <w:rsid w:val="3667D9EC"/>
    <w:rsid w:val="36739A22"/>
    <w:rsid w:val="367B2441"/>
    <w:rsid w:val="367D21F7"/>
    <w:rsid w:val="367E87E0"/>
    <w:rsid w:val="368511B2"/>
    <w:rsid w:val="3686C3E9"/>
    <w:rsid w:val="368A066E"/>
    <w:rsid w:val="368F019E"/>
    <w:rsid w:val="368F6E87"/>
    <w:rsid w:val="36950217"/>
    <w:rsid w:val="3699D93E"/>
    <w:rsid w:val="369A05FD"/>
    <w:rsid w:val="369B185D"/>
    <w:rsid w:val="36A2D8CE"/>
    <w:rsid w:val="36A5FEFB"/>
    <w:rsid w:val="36AE1690"/>
    <w:rsid w:val="36AFDDBF"/>
    <w:rsid w:val="36B920FE"/>
    <w:rsid w:val="36B92784"/>
    <w:rsid w:val="36B94135"/>
    <w:rsid w:val="36BD0562"/>
    <w:rsid w:val="36BD8757"/>
    <w:rsid w:val="36C0E590"/>
    <w:rsid w:val="36CF1C62"/>
    <w:rsid w:val="36CFCBA1"/>
    <w:rsid w:val="36D27C4B"/>
    <w:rsid w:val="36D48314"/>
    <w:rsid w:val="36D6F236"/>
    <w:rsid w:val="36D8A958"/>
    <w:rsid w:val="36D95566"/>
    <w:rsid w:val="36D985C3"/>
    <w:rsid w:val="36DF9859"/>
    <w:rsid w:val="36E3ED81"/>
    <w:rsid w:val="36E786A9"/>
    <w:rsid w:val="36EC3FDB"/>
    <w:rsid w:val="36EE390D"/>
    <w:rsid w:val="36F0876E"/>
    <w:rsid w:val="36F11F37"/>
    <w:rsid w:val="36F3413E"/>
    <w:rsid w:val="36F355DC"/>
    <w:rsid w:val="36F5DACC"/>
    <w:rsid w:val="36F9D1C0"/>
    <w:rsid w:val="37023E7D"/>
    <w:rsid w:val="3707DD19"/>
    <w:rsid w:val="370823AA"/>
    <w:rsid w:val="37083D08"/>
    <w:rsid w:val="370B92D4"/>
    <w:rsid w:val="3710A7B1"/>
    <w:rsid w:val="3710B9E4"/>
    <w:rsid w:val="37130C0E"/>
    <w:rsid w:val="371364BE"/>
    <w:rsid w:val="3713CCBA"/>
    <w:rsid w:val="372C0E33"/>
    <w:rsid w:val="372CEA7E"/>
    <w:rsid w:val="3730F958"/>
    <w:rsid w:val="373B883D"/>
    <w:rsid w:val="373E5CBE"/>
    <w:rsid w:val="37426286"/>
    <w:rsid w:val="37459090"/>
    <w:rsid w:val="3748498E"/>
    <w:rsid w:val="374F981B"/>
    <w:rsid w:val="3756CE1E"/>
    <w:rsid w:val="375908CD"/>
    <w:rsid w:val="37594B6D"/>
    <w:rsid w:val="375A816E"/>
    <w:rsid w:val="375C51C9"/>
    <w:rsid w:val="375D11E5"/>
    <w:rsid w:val="3760F83B"/>
    <w:rsid w:val="37621363"/>
    <w:rsid w:val="37622925"/>
    <w:rsid w:val="37644D44"/>
    <w:rsid w:val="37646051"/>
    <w:rsid w:val="37726E5A"/>
    <w:rsid w:val="3772D6DF"/>
    <w:rsid w:val="377948B0"/>
    <w:rsid w:val="3779A1BB"/>
    <w:rsid w:val="377EC819"/>
    <w:rsid w:val="37818376"/>
    <w:rsid w:val="378519A0"/>
    <w:rsid w:val="3786F91A"/>
    <w:rsid w:val="378A6640"/>
    <w:rsid w:val="378C0571"/>
    <w:rsid w:val="3790D6EE"/>
    <w:rsid w:val="3791EC8A"/>
    <w:rsid w:val="3793A82F"/>
    <w:rsid w:val="3793F443"/>
    <w:rsid w:val="37945A7F"/>
    <w:rsid w:val="3794F39B"/>
    <w:rsid w:val="379606EF"/>
    <w:rsid w:val="37B7D1F3"/>
    <w:rsid w:val="37B8C281"/>
    <w:rsid w:val="37BEDD65"/>
    <w:rsid w:val="37BF3A7C"/>
    <w:rsid w:val="37C5B3AF"/>
    <w:rsid w:val="37D0C676"/>
    <w:rsid w:val="37D9F0F9"/>
    <w:rsid w:val="37DC6CE3"/>
    <w:rsid w:val="37DCB3DC"/>
    <w:rsid w:val="37DF6D62"/>
    <w:rsid w:val="37E907CC"/>
    <w:rsid w:val="37E9756C"/>
    <w:rsid w:val="37EA286C"/>
    <w:rsid w:val="37ECF932"/>
    <w:rsid w:val="37F09D6E"/>
    <w:rsid w:val="37F20F45"/>
    <w:rsid w:val="37F49348"/>
    <w:rsid w:val="37F5BB0D"/>
    <w:rsid w:val="37F96150"/>
    <w:rsid w:val="37FAAF7F"/>
    <w:rsid w:val="380A1509"/>
    <w:rsid w:val="380B7756"/>
    <w:rsid w:val="381397F7"/>
    <w:rsid w:val="3815EAD3"/>
    <w:rsid w:val="3819F960"/>
    <w:rsid w:val="381A4472"/>
    <w:rsid w:val="381FBA51"/>
    <w:rsid w:val="382AD7CB"/>
    <w:rsid w:val="382ED83A"/>
    <w:rsid w:val="38307A6A"/>
    <w:rsid w:val="3835AB70"/>
    <w:rsid w:val="383D0E52"/>
    <w:rsid w:val="3843FA3B"/>
    <w:rsid w:val="3845C0C0"/>
    <w:rsid w:val="38490B09"/>
    <w:rsid w:val="384E4A85"/>
    <w:rsid w:val="384F182B"/>
    <w:rsid w:val="38504C8E"/>
    <w:rsid w:val="3850B611"/>
    <w:rsid w:val="38545D8F"/>
    <w:rsid w:val="3856BD61"/>
    <w:rsid w:val="385723D7"/>
    <w:rsid w:val="3858AD52"/>
    <w:rsid w:val="38591150"/>
    <w:rsid w:val="385C8D0E"/>
    <w:rsid w:val="3860DDD5"/>
    <w:rsid w:val="3862E315"/>
    <w:rsid w:val="386DE6D9"/>
    <w:rsid w:val="386F3430"/>
    <w:rsid w:val="38709180"/>
    <w:rsid w:val="38731ED2"/>
    <w:rsid w:val="387680C2"/>
    <w:rsid w:val="3877B58F"/>
    <w:rsid w:val="387DF98D"/>
    <w:rsid w:val="3880A73B"/>
    <w:rsid w:val="3881393D"/>
    <w:rsid w:val="388F0676"/>
    <w:rsid w:val="38931F14"/>
    <w:rsid w:val="38951BCE"/>
    <w:rsid w:val="389B1C72"/>
    <w:rsid w:val="389D920F"/>
    <w:rsid w:val="389E0DB0"/>
    <w:rsid w:val="38AA56A5"/>
    <w:rsid w:val="38B27E1A"/>
    <w:rsid w:val="38B3DD2F"/>
    <w:rsid w:val="38BFBEBC"/>
    <w:rsid w:val="38C196A8"/>
    <w:rsid w:val="38C50416"/>
    <w:rsid w:val="38C9EE74"/>
    <w:rsid w:val="38D2912C"/>
    <w:rsid w:val="38D70189"/>
    <w:rsid w:val="38D8BE5B"/>
    <w:rsid w:val="38DCB020"/>
    <w:rsid w:val="38DD38EA"/>
    <w:rsid w:val="38E5BEA4"/>
    <w:rsid w:val="38FC61C1"/>
    <w:rsid w:val="38FDE4B7"/>
    <w:rsid w:val="390A400F"/>
    <w:rsid w:val="390AB079"/>
    <w:rsid w:val="390B1BD3"/>
    <w:rsid w:val="3911CBF1"/>
    <w:rsid w:val="39131562"/>
    <w:rsid w:val="39145FD6"/>
    <w:rsid w:val="39172920"/>
    <w:rsid w:val="391B87E7"/>
    <w:rsid w:val="391DFB6A"/>
    <w:rsid w:val="3920B342"/>
    <w:rsid w:val="39221B30"/>
    <w:rsid w:val="3922D574"/>
    <w:rsid w:val="3923B100"/>
    <w:rsid w:val="39259B91"/>
    <w:rsid w:val="392A3808"/>
    <w:rsid w:val="39322F82"/>
    <w:rsid w:val="393528EA"/>
    <w:rsid w:val="393E2B76"/>
    <w:rsid w:val="393F1387"/>
    <w:rsid w:val="3947E1EC"/>
    <w:rsid w:val="394B4747"/>
    <w:rsid w:val="394C92BA"/>
    <w:rsid w:val="39507FDA"/>
    <w:rsid w:val="3951C993"/>
    <w:rsid w:val="3954AA1B"/>
    <w:rsid w:val="39553BD0"/>
    <w:rsid w:val="395B6699"/>
    <w:rsid w:val="395C35B4"/>
    <w:rsid w:val="395F28C7"/>
    <w:rsid w:val="3969CDBE"/>
    <w:rsid w:val="396DE48E"/>
    <w:rsid w:val="397178A6"/>
    <w:rsid w:val="397576AC"/>
    <w:rsid w:val="397A475D"/>
    <w:rsid w:val="397AE973"/>
    <w:rsid w:val="397B7946"/>
    <w:rsid w:val="39819BE2"/>
    <w:rsid w:val="39840E7B"/>
    <w:rsid w:val="398CDC0E"/>
    <w:rsid w:val="39904BCC"/>
    <w:rsid w:val="3990FCA2"/>
    <w:rsid w:val="39935F3B"/>
    <w:rsid w:val="3995BB12"/>
    <w:rsid w:val="3996CFB9"/>
    <w:rsid w:val="399FB307"/>
    <w:rsid w:val="39A1F793"/>
    <w:rsid w:val="39A21CD1"/>
    <w:rsid w:val="39A7A2A4"/>
    <w:rsid w:val="39A9FB25"/>
    <w:rsid w:val="39AD1736"/>
    <w:rsid w:val="39B4F3F5"/>
    <w:rsid w:val="39B6A88E"/>
    <w:rsid w:val="39C0D40C"/>
    <w:rsid w:val="39C3D38B"/>
    <w:rsid w:val="39D12282"/>
    <w:rsid w:val="39D1A8AB"/>
    <w:rsid w:val="39D1EB3D"/>
    <w:rsid w:val="39D4DF39"/>
    <w:rsid w:val="39DA7EBA"/>
    <w:rsid w:val="39E0AA9F"/>
    <w:rsid w:val="39E18A89"/>
    <w:rsid w:val="39E5E122"/>
    <w:rsid w:val="39E926B2"/>
    <w:rsid w:val="39EEA074"/>
    <w:rsid w:val="39EEC3F1"/>
    <w:rsid w:val="39F23910"/>
    <w:rsid w:val="39F32FA8"/>
    <w:rsid w:val="39F3EF13"/>
    <w:rsid w:val="39F71D84"/>
    <w:rsid w:val="3A03A702"/>
    <w:rsid w:val="3A07B8AD"/>
    <w:rsid w:val="3A087CB1"/>
    <w:rsid w:val="3A0E7911"/>
    <w:rsid w:val="3A1952B7"/>
    <w:rsid w:val="3A29BE8F"/>
    <w:rsid w:val="3A3F0229"/>
    <w:rsid w:val="3A408265"/>
    <w:rsid w:val="3A41248E"/>
    <w:rsid w:val="3A4B144A"/>
    <w:rsid w:val="3A4EBDB2"/>
    <w:rsid w:val="3A5712C6"/>
    <w:rsid w:val="3A5857C5"/>
    <w:rsid w:val="3A5864B9"/>
    <w:rsid w:val="3A5B8118"/>
    <w:rsid w:val="3A68756D"/>
    <w:rsid w:val="3A6B9236"/>
    <w:rsid w:val="3A6F3F00"/>
    <w:rsid w:val="3A71A3BC"/>
    <w:rsid w:val="3A71BB31"/>
    <w:rsid w:val="3A735D7F"/>
    <w:rsid w:val="3A73C13A"/>
    <w:rsid w:val="3A775883"/>
    <w:rsid w:val="3A81877E"/>
    <w:rsid w:val="3A819CC6"/>
    <w:rsid w:val="3A831207"/>
    <w:rsid w:val="3A8B0FBE"/>
    <w:rsid w:val="3A8FF711"/>
    <w:rsid w:val="3A931A5E"/>
    <w:rsid w:val="3A99CBDA"/>
    <w:rsid w:val="3A9B7F8E"/>
    <w:rsid w:val="3A9D818A"/>
    <w:rsid w:val="3A9FFA84"/>
    <w:rsid w:val="3AA07960"/>
    <w:rsid w:val="3AA2B897"/>
    <w:rsid w:val="3AA46CA3"/>
    <w:rsid w:val="3AAAAFE4"/>
    <w:rsid w:val="3AAF0397"/>
    <w:rsid w:val="3AB4D53F"/>
    <w:rsid w:val="3AB8435D"/>
    <w:rsid w:val="3AB92960"/>
    <w:rsid w:val="3ABAAF3C"/>
    <w:rsid w:val="3ABC43D5"/>
    <w:rsid w:val="3ABD6476"/>
    <w:rsid w:val="3AC6981B"/>
    <w:rsid w:val="3AC84FCE"/>
    <w:rsid w:val="3AC90304"/>
    <w:rsid w:val="3AC9EF42"/>
    <w:rsid w:val="3ACA61D8"/>
    <w:rsid w:val="3ACC0C52"/>
    <w:rsid w:val="3ACE9C1C"/>
    <w:rsid w:val="3ADB0F35"/>
    <w:rsid w:val="3ADB46E0"/>
    <w:rsid w:val="3AE2A4A7"/>
    <w:rsid w:val="3AE44B07"/>
    <w:rsid w:val="3AE69103"/>
    <w:rsid w:val="3AEDEA6A"/>
    <w:rsid w:val="3AF26DB4"/>
    <w:rsid w:val="3AFB8925"/>
    <w:rsid w:val="3AFBD7E4"/>
    <w:rsid w:val="3AFBE859"/>
    <w:rsid w:val="3B0115C7"/>
    <w:rsid w:val="3B02830D"/>
    <w:rsid w:val="3B02CACE"/>
    <w:rsid w:val="3B035771"/>
    <w:rsid w:val="3B046349"/>
    <w:rsid w:val="3B055EFD"/>
    <w:rsid w:val="3B060D21"/>
    <w:rsid w:val="3B0A42DA"/>
    <w:rsid w:val="3B0A7FBD"/>
    <w:rsid w:val="3B0C19EB"/>
    <w:rsid w:val="3B131861"/>
    <w:rsid w:val="3B14C650"/>
    <w:rsid w:val="3B1E0555"/>
    <w:rsid w:val="3B1E9DE9"/>
    <w:rsid w:val="3B21287B"/>
    <w:rsid w:val="3B22F23C"/>
    <w:rsid w:val="3B291FC1"/>
    <w:rsid w:val="3B2A06DC"/>
    <w:rsid w:val="3B2F7352"/>
    <w:rsid w:val="3B33D2A7"/>
    <w:rsid w:val="3B39CB1A"/>
    <w:rsid w:val="3B41C1ED"/>
    <w:rsid w:val="3B42BD1A"/>
    <w:rsid w:val="3B45AD4B"/>
    <w:rsid w:val="3B4DE520"/>
    <w:rsid w:val="3B4E4837"/>
    <w:rsid w:val="3B511060"/>
    <w:rsid w:val="3B538FA6"/>
    <w:rsid w:val="3B556EE3"/>
    <w:rsid w:val="3B56932A"/>
    <w:rsid w:val="3B5A8525"/>
    <w:rsid w:val="3B5B1675"/>
    <w:rsid w:val="3B5EEEED"/>
    <w:rsid w:val="3B60E44F"/>
    <w:rsid w:val="3B6331FA"/>
    <w:rsid w:val="3B63B54E"/>
    <w:rsid w:val="3B645931"/>
    <w:rsid w:val="3B78442B"/>
    <w:rsid w:val="3B7A6A47"/>
    <w:rsid w:val="3B814DBD"/>
    <w:rsid w:val="3B834C73"/>
    <w:rsid w:val="3B83B534"/>
    <w:rsid w:val="3B8B5A46"/>
    <w:rsid w:val="3B8C0849"/>
    <w:rsid w:val="3B8D6C18"/>
    <w:rsid w:val="3B994489"/>
    <w:rsid w:val="3B9A748E"/>
    <w:rsid w:val="3BA63892"/>
    <w:rsid w:val="3BA9B7DC"/>
    <w:rsid w:val="3BB1DA9F"/>
    <w:rsid w:val="3BB919AE"/>
    <w:rsid w:val="3BC3BF37"/>
    <w:rsid w:val="3BC67124"/>
    <w:rsid w:val="3BC81779"/>
    <w:rsid w:val="3BC98D39"/>
    <w:rsid w:val="3BCD5035"/>
    <w:rsid w:val="3BD1AC20"/>
    <w:rsid w:val="3BD5EE79"/>
    <w:rsid w:val="3BDB5AE0"/>
    <w:rsid w:val="3BE05D2A"/>
    <w:rsid w:val="3BE155FB"/>
    <w:rsid w:val="3BE325FC"/>
    <w:rsid w:val="3BE42492"/>
    <w:rsid w:val="3BE87A0E"/>
    <w:rsid w:val="3BE8A396"/>
    <w:rsid w:val="3BED93B5"/>
    <w:rsid w:val="3BEFE7B4"/>
    <w:rsid w:val="3BF2B70B"/>
    <w:rsid w:val="3BF8C117"/>
    <w:rsid w:val="3BFCCFB9"/>
    <w:rsid w:val="3C04AB98"/>
    <w:rsid w:val="3C0516C4"/>
    <w:rsid w:val="3C055ED0"/>
    <w:rsid w:val="3C096F03"/>
    <w:rsid w:val="3C0BE403"/>
    <w:rsid w:val="3C0E6F49"/>
    <w:rsid w:val="3C140F75"/>
    <w:rsid w:val="3C18487A"/>
    <w:rsid w:val="3C214098"/>
    <w:rsid w:val="3C238535"/>
    <w:rsid w:val="3C2C95C1"/>
    <w:rsid w:val="3C2F3B26"/>
    <w:rsid w:val="3C316E83"/>
    <w:rsid w:val="3C350D5A"/>
    <w:rsid w:val="3C353704"/>
    <w:rsid w:val="3C39AE55"/>
    <w:rsid w:val="3C3F09AA"/>
    <w:rsid w:val="3C4228AB"/>
    <w:rsid w:val="3C42428B"/>
    <w:rsid w:val="3C44FE7A"/>
    <w:rsid w:val="3C457991"/>
    <w:rsid w:val="3C461158"/>
    <w:rsid w:val="3C4D9C3E"/>
    <w:rsid w:val="3C534EDC"/>
    <w:rsid w:val="3C5DFC3F"/>
    <w:rsid w:val="3C60D507"/>
    <w:rsid w:val="3C622197"/>
    <w:rsid w:val="3C636913"/>
    <w:rsid w:val="3C6C190A"/>
    <w:rsid w:val="3C6D018F"/>
    <w:rsid w:val="3C701F52"/>
    <w:rsid w:val="3C724726"/>
    <w:rsid w:val="3C72E7A2"/>
    <w:rsid w:val="3C79F6AA"/>
    <w:rsid w:val="3C835021"/>
    <w:rsid w:val="3C8C6D8D"/>
    <w:rsid w:val="3C8C874A"/>
    <w:rsid w:val="3C8CD0D6"/>
    <w:rsid w:val="3C8FF9FE"/>
    <w:rsid w:val="3C9C7EC5"/>
    <w:rsid w:val="3CA022B8"/>
    <w:rsid w:val="3CA3E6AB"/>
    <w:rsid w:val="3CAA6C89"/>
    <w:rsid w:val="3CAB9651"/>
    <w:rsid w:val="3CAE6FC3"/>
    <w:rsid w:val="3CAFABDC"/>
    <w:rsid w:val="3CBB0A38"/>
    <w:rsid w:val="3CBFDFE2"/>
    <w:rsid w:val="3CCA6B60"/>
    <w:rsid w:val="3CCCFDF9"/>
    <w:rsid w:val="3CD61DAF"/>
    <w:rsid w:val="3CD7BD4F"/>
    <w:rsid w:val="3CDAF8E3"/>
    <w:rsid w:val="3CDCBF78"/>
    <w:rsid w:val="3CDCC6EE"/>
    <w:rsid w:val="3CDE0B37"/>
    <w:rsid w:val="3CE60A34"/>
    <w:rsid w:val="3CE8EBCE"/>
    <w:rsid w:val="3CEF606E"/>
    <w:rsid w:val="3CF08A42"/>
    <w:rsid w:val="3CF3B2DF"/>
    <w:rsid w:val="3CF7FA0D"/>
    <w:rsid w:val="3CFF345D"/>
    <w:rsid w:val="3D00CC8D"/>
    <w:rsid w:val="3D020CD8"/>
    <w:rsid w:val="3D05F8E9"/>
    <w:rsid w:val="3D13E2AF"/>
    <w:rsid w:val="3D171367"/>
    <w:rsid w:val="3D1B4F18"/>
    <w:rsid w:val="3D2552CC"/>
    <w:rsid w:val="3D265B9A"/>
    <w:rsid w:val="3D2A068B"/>
    <w:rsid w:val="3D31B881"/>
    <w:rsid w:val="3D323DBE"/>
    <w:rsid w:val="3D33601A"/>
    <w:rsid w:val="3D360DDA"/>
    <w:rsid w:val="3D371CB7"/>
    <w:rsid w:val="3D4D7F71"/>
    <w:rsid w:val="3D51A88E"/>
    <w:rsid w:val="3D53775D"/>
    <w:rsid w:val="3D63791E"/>
    <w:rsid w:val="3D661E24"/>
    <w:rsid w:val="3D77DF40"/>
    <w:rsid w:val="3D783373"/>
    <w:rsid w:val="3D797844"/>
    <w:rsid w:val="3D86B1E2"/>
    <w:rsid w:val="3D87F0DA"/>
    <w:rsid w:val="3D8A19AA"/>
    <w:rsid w:val="3D8C6BE2"/>
    <w:rsid w:val="3D91244C"/>
    <w:rsid w:val="3D97BBB9"/>
    <w:rsid w:val="3D9EC548"/>
    <w:rsid w:val="3D9ED278"/>
    <w:rsid w:val="3DA000EC"/>
    <w:rsid w:val="3DA29E16"/>
    <w:rsid w:val="3DA40713"/>
    <w:rsid w:val="3DA41B15"/>
    <w:rsid w:val="3DA96164"/>
    <w:rsid w:val="3DB35960"/>
    <w:rsid w:val="3DB43AF1"/>
    <w:rsid w:val="3DBD6C6D"/>
    <w:rsid w:val="3DC201EA"/>
    <w:rsid w:val="3DC2EAB2"/>
    <w:rsid w:val="3DC47ECA"/>
    <w:rsid w:val="3DC4FCC9"/>
    <w:rsid w:val="3DC59E39"/>
    <w:rsid w:val="3DC666F2"/>
    <w:rsid w:val="3DCB046A"/>
    <w:rsid w:val="3DCB4798"/>
    <w:rsid w:val="3DCC76A9"/>
    <w:rsid w:val="3DCDDDA5"/>
    <w:rsid w:val="3DCFD5F9"/>
    <w:rsid w:val="3DD04B19"/>
    <w:rsid w:val="3DD351F8"/>
    <w:rsid w:val="3DD35C71"/>
    <w:rsid w:val="3DD4B061"/>
    <w:rsid w:val="3DD74B19"/>
    <w:rsid w:val="3DD83892"/>
    <w:rsid w:val="3DE87B48"/>
    <w:rsid w:val="3DEEE983"/>
    <w:rsid w:val="3DF09D96"/>
    <w:rsid w:val="3DF4FD8F"/>
    <w:rsid w:val="3DF51B4E"/>
    <w:rsid w:val="3DFBCCB2"/>
    <w:rsid w:val="3E02642B"/>
    <w:rsid w:val="3E038538"/>
    <w:rsid w:val="3E03E120"/>
    <w:rsid w:val="3E03F58E"/>
    <w:rsid w:val="3E04E5B1"/>
    <w:rsid w:val="3E05A1DC"/>
    <w:rsid w:val="3E07175C"/>
    <w:rsid w:val="3E0DA72C"/>
    <w:rsid w:val="3E0F56AB"/>
    <w:rsid w:val="3E0F56D1"/>
    <w:rsid w:val="3E1305C8"/>
    <w:rsid w:val="3E164E16"/>
    <w:rsid w:val="3E1C3CC7"/>
    <w:rsid w:val="3E22A0DD"/>
    <w:rsid w:val="3E2A0DF0"/>
    <w:rsid w:val="3E31EE1F"/>
    <w:rsid w:val="3E3AC781"/>
    <w:rsid w:val="3E3DAE1E"/>
    <w:rsid w:val="3E3E3BE0"/>
    <w:rsid w:val="3E3E4D33"/>
    <w:rsid w:val="3E3EBE2B"/>
    <w:rsid w:val="3E41A23A"/>
    <w:rsid w:val="3E443608"/>
    <w:rsid w:val="3E491810"/>
    <w:rsid w:val="3E4957D3"/>
    <w:rsid w:val="3E4B0C0F"/>
    <w:rsid w:val="3E554F6F"/>
    <w:rsid w:val="3E558886"/>
    <w:rsid w:val="3E6025FC"/>
    <w:rsid w:val="3E61B8E4"/>
    <w:rsid w:val="3E654276"/>
    <w:rsid w:val="3E69D6B7"/>
    <w:rsid w:val="3E6B041C"/>
    <w:rsid w:val="3E7FE860"/>
    <w:rsid w:val="3E7FFB49"/>
    <w:rsid w:val="3E800935"/>
    <w:rsid w:val="3E8193EE"/>
    <w:rsid w:val="3E83314A"/>
    <w:rsid w:val="3E8406CE"/>
    <w:rsid w:val="3E87A595"/>
    <w:rsid w:val="3E8B73CB"/>
    <w:rsid w:val="3E8E9456"/>
    <w:rsid w:val="3E930F65"/>
    <w:rsid w:val="3E95D291"/>
    <w:rsid w:val="3E9C07FF"/>
    <w:rsid w:val="3E9E753E"/>
    <w:rsid w:val="3EA18BD6"/>
    <w:rsid w:val="3EA347AB"/>
    <w:rsid w:val="3EA452DA"/>
    <w:rsid w:val="3EA72074"/>
    <w:rsid w:val="3EAF25C3"/>
    <w:rsid w:val="3EAFFE68"/>
    <w:rsid w:val="3EB0AD4B"/>
    <w:rsid w:val="3EB30685"/>
    <w:rsid w:val="3EB9204B"/>
    <w:rsid w:val="3EBAFEED"/>
    <w:rsid w:val="3EC1F598"/>
    <w:rsid w:val="3EC563C0"/>
    <w:rsid w:val="3EC9B4D5"/>
    <w:rsid w:val="3ECB450A"/>
    <w:rsid w:val="3ED2A60D"/>
    <w:rsid w:val="3ED39D79"/>
    <w:rsid w:val="3ED495B0"/>
    <w:rsid w:val="3EDC64CC"/>
    <w:rsid w:val="3EDC7816"/>
    <w:rsid w:val="3EE01D6F"/>
    <w:rsid w:val="3EE2F386"/>
    <w:rsid w:val="3EE558E2"/>
    <w:rsid w:val="3EEDB32B"/>
    <w:rsid w:val="3EEFCFF2"/>
    <w:rsid w:val="3EF34922"/>
    <w:rsid w:val="3EF76FA9"/>
    <w:rsid w:val="3EFAB736"/>
    <w:rsid w:val="3EFAFF3C"/>
    <w:rsid w:val="3F000EC3"/>
    <w:rsid w:val="3F0330BF"/>
    <w:rsid w:val="3F0824D9"/>
    <w:rsid w:val="3F0894BD"/>
    <w:rsid w:val="3F0D0880"/>
    <w:rsid w:val="3F128B86"/>
    <w:rsid w:val="3F16C557"/>
    <w:rsid w:val="3F175D51"/>
    <w:rsid w:val="3F1DF3E7"/>
    <w:rsid w:val="3F293ACD"/>
    <w:rsid w:val="3F2F76A8"/>
    <w:rsid w:val="3F3078D2"/>
    <w:rsid w:val="3F314F8F"/>
    <w:rsid w:val="3F3210EA"/>
    <w:rsid w:val="3F33D038"/>
    <w:rsid w:val="3F34ABB7"/>
    <w:rsid w:val="3F3714A4"/>
    <w:rsid w:val="3F3A92F1"/>
    <w:rsid w:val="3F42C2C1"/>
    <w:rsid w:val="3F4AA160"/>
    <w:rsid w:val="3F557A8C"/>
    <w:rsid w:val="3F5E9AA6"/>
    <w:rsid w:val="3F682A5D"/>
    <w:rsid w:val="3F68C9FC"/>
    <w:rsid w:val="3F7E9970"/>
    <w:rsid w:val="3F807177"/>
    <w:rsid w:val="3F85A6E4"/>
    <w:rsid w:val="3F9FDBE5"/>
    <w:rsid w:val="3FA5747A"/>
    <w:rsid w:val="3FA6ACE2"/>
    <w:rsid w:val="3FA73A5B"/>
    <w:rsid w:val="3FA9E6F3"/>
    <w:rsid w:val="3FAE5266"/>
    <w:rsid w:val="3FB06C92"/>
    <w:rsid w:val="3FB69F4D"/>
    <w:rsid w:val="3FB9DAD9"/>
    <w:rsid w:val="3FBE0238"/>
    <w:rsid w:val="3FBF1B76"/>
    <w:rsid w:val="3FC6D85B"/>
    <w:rsid w:val="3FC7E2CA"/>
    <w:rsid w:val="3FCE4700"/>
    <w:rsid w:val="3FCEE547"/>
    <w:rsid w:val="3FCEE893"/>
    <w:rsid w:val="3FD16D6B"/>
    <w:rsid w:val="3FD2058F"/>
    <w:rsid w:val="3FD29AE4"/>
    <w:rsid w:val="3FD47A19"/>
    <w:rsid w:val="3FDA6641"/>
    <w:rsid w:val="3FDE33AC"/>
    <w:rsid w:val="3FE704AC"/>
    <w:rsid w:val="3FE8369A"/>
    <w:rsid w:val="3FE9F221"/>
    <w:rsid w:val="3FEE676F"/>
    <w:rsid w:val="3FEF917C"/>
    <w:rsid w:val="3FF0048C"/>
    <w:rsid w:val="3FFBA62A"/>
    <w:rsid w:val="3FFEF189"/>
    <w:rsid w:val="40017EE5"/>
    <w:rsid w:val="4005ECE3"/>
    <w:rsid w:val="4006A86A"/>
    <w:rsid w:val="40093D2E"/>
    <w:rsid w:val="401187BC"/>
    <w:rsid w:val="4018F79D"/>
    <w:rsid w:val="402012E3"/>
    <w:rsid w:val="4020A699"/>
    <w:rsid w:val="40272174"/>
    <w:rsid w:val="40282313"/>
    <w:rsid w:val="40314D7A"/>
    <w:rsid w:val="40332ECF"/>
    <w:rsid w:val="40374537"/>
    <w:rsid w:val="40395029"/>
    <w:rsid w:val="4046AFFC"/>
    <w:rsid w:val="405B4647"/>
    <w:rsid w:val="405D58E3"/>
    <w:rsid w:val="405DD704"/>
    <w:rsid w:val="406203D1"/>
    <w:rsid w:val="4068ED0F"/>
    <w:rsid w:val="406DF067"/>
    <w:rsid w:val="406F0411"/>
    <w:rsid w:val="4070E46E"/>
    <w:rsid w:val="4077587C"/>
    <w:rsid w:val="407ACB51"/>
    <w:rsid w:val="40870FFE"/>
    <w:rsid w:val="408E8AB6"/>
    <w:rsid w:val="40914111"/>
    <w:rsid w:val="4092CB01"/>
    <w:rsid w:val="4094AFE4"/>
    <w:rsid w:val="4098F99B"/>
    <w:rsid w:val="40A274C5"/>
    <w:rsid w:val="40A466D2"/>
    <w:rsid w:val="40A4FA31"/>
    <w:rsid w:val="40A8EDCF"/>
    <w:rsid w:val="40B4A6EE"/>
    <w:rsid w:val="40C106FF"/>
    <w:rsid w:val="40C9D49C"/>
    <w:rsid w:val="40CD6899"/>
    <w:rsid w:val="40E75B58"/>
    <w:rsid w:val="40E87E78"/>
    <w:rsid w:val="40EAB8F3"/>
    <w:rsid w:val="40EBC5A5"/>
    <w:rsid w:val="40EC12CD"/>
    <w:rsid w:val="40EC9438"/>
    <w:rsid w:val="40ED4CBE"/>
    <w:rsid w:val="40F0F61A"/>
    <w:rsid w:val="40F6AD75"/>
    <w:rsid w:val="40F9D3AB"/>
    <w:rsid w:val="40FDC1BF"/>
    <w:rsid w:val="41011026"/>
    <w:rsid w:val="4104AF86"/>
    <w:rsid w:val="41053C44"/>
    <w:rsid w:val="41061C77"/>
    <w:rsid w:val="410A94D8"/>
    <w:rsid w:val="410F27FD"/>
    <w:rsid w:val="4112280B"/>
    <w:rsid w:val="41125F2C"/>
    <w:rsid w:val="41128841"/>
    <w:rsid w:val="4114E163"/>
    <w:rsid w:val="41172DC2"/>
    <w:rsid w:val="411BD8B7"/>
    <w:rsid w:val="412530BE"/>
    <w:rsid w:val="4127A403"/>
    <w:rsid w:val="4127CED0"/>
    <w:rsid w:val="4128E82E"/>
    <w:rsid w:val="412BF861"/>
    <w:rsid w:val="41329D47"/>
    <w:rsid w:val="4132C6A8"/>
    <w:rsid w:val="4133EC2E"/>
    <w:rsid w:val="413536E6"/>
    <w:rsid w:val="41373C4A"/>
    <w:rsid w:val="413960F0"/>
    <w:rsid w:val="413EB522"/>
    <w:rsid w:val="4148E1C8"/>
    <w:rsid w:val="414D2E72"/>
    <w:rsid w:val="414F33E8"/>
    <w:rsid w:val="4150F80E"/>
    <w:rsid w:val="41556CCD"/>
    <w:rsid w:val="41593619"/>
    <w:rsid w:val="415C7585"/>
    <w:rsid w:val="415F90EE"/>
    <w:rsid w:val="4160F587"/>
    <w:rsid w:val="41612969"/>
    <w:rsid w:val="4164B5D0"/>
    <w:rsid w:val="4164D41E"/>
    <w:rsid w:val="416507F6"/>
    <w:rsid w:val="416B664F"/>
    <w:rsid w:val="4174E21D"/>
    <w:rsid w:val="41763B4E"/>
    <w:rsid w:val="4178999B"/>
    <w:rsid w:val="417FC881"/>
    <w:rsid w:val="418771F8"/>
    <w:rsid w:val="418E0C8E"/>
    <w:rsid w:val="4199ED0F"/>
    <w:rsid w:val="419FB737"/>
    <w:rsid w:val="41A366E0"/>
    <w:rsid w:val="41B16254"/>
    <w:rsid w:val="41B3CC4C"/>
    <w:rsid w:val="41B4EBFD"/>
    <w:rsid w:val="41B8132B"/>
    <w:rsid w:val="41C17069"/>
    <w:rsid w:val="41CDBFB3"/>
    <w:rsid w:val="41D25115"/>
    <w:rsid w:val="41D7C13F"/>
    <w:rsid w:val="41E052D9"/>
    <w:rsid w:val="41E2E9A7"/>
    <w:rsid w:val="41E52420"/>
    <w:rsid w:val="41E78C63"/>
    <w:rsid w:val="41E80B32"/>
    <w:rsid w:val="41EF8204"/>
    <w:rsid w:val="420530A0"/>
    <w:rsid w:val="4206CA61"/>
    <w:rsid w:val="42076080"/>
    <w:rsid w:val="420BC19A"/>
    <w:rsid w:val="421077FE"/>
    <w:rsid w:val="4211415B"/>
    <w:rsid w:val="42133AB6"/>
    <w:rsid w:val="421A6116"/>
    <w:rsid w:val="421B0DDB"/>
    <w:rsid w:val="421D57CB"/>
    <w:rsid w:val="4223EA15"/>
    <w:rsid w:val="422C5A9F"/>
    <w:rsid w:val="42369D6A"/>
    <w:rsid w:val="42378F31"/>
    <w:rsid w:val="423A37D7"/>
    <w:rsid w:val="4243DDBC"/>
    <w:rsid w:val="42473AFB"/>
    <w:rsid w:val="42498831"/>
    <w:rsid w:val="424A3EA7"/>
    <w:rsid w:val="424E8BF4"/>
    <w:rsid w:val="425FEEED"/>
    <w:rsid w:val="426307F3"/>
    <w:rsid w:val="4264A3CD"/>
    <w:rsid w:val="426B6420"/>
    <w:rsid w:val="426F2B86"/>
    <w:rsid w:val="426FCD30"/>
    <w:rsid w:val="42739F72"/>
    <w:rsid w:val="42761306"/>
    <w:rsid w:val="4278DF32"/>
    <w:rsid w:val="427E0613"/>
    <w:rsid w:val="427E3833"/>
    <w:rsid w:val="428C54E6"/>
    <w:rsid w:val="428E3A3A"/>
    <w:rsid w:val="4294840D"/>
    <w:rsid w:val="4296D162"/>
    <w:rsid w:val="429B7AEA"/>
    <w:rsid w:val="429BD88C"/>
    <w:rsid w:val="42A0EBBE"/>
    <w:rsid w:val="42AD2F84"/>
    <w:rsid w:val="42B42C4D"/>
    <w:rsid w:val="42B578AF"/>
    <w:rsid w:val="42BC9059"/>
    <w:rsid w:val="42BFA7E5"/>
    <w:rsid w:val="42C4DA3D"/>
    <w:rsid w:val="42C7E9E1"/>
    <w:rsid w:val="42C8E606"/>
    <w:rsid w:val="42CB59AE"/>
    <w:rsid w:val="42CD43E1"/>
    <w:rsid w:val="42CE415E"/>
    <w:rsid w:val="42D16AC1"/>
    <w:rsid w:val="42D2006A"/>
    <w:rsid w:val="42D354AA"/>
    <w:rsid w:val="42D357FA"/>
    <w:rsid w:val="42DF9E75"/>
    <w:rsid w:val="42E03875"/>
    <w:rsid w:val="42E148D9"/>
    <w:rsid w:val="42E7BD91"/>
    <w:rsid w:val="42F4CBA1"/>
    <w:rsid w:val="42F52FC9"/>
    <w:rsid w:val="42F81CD6"/>
    <w:rsid w:val="42F89E4D"/>
    <w:rsid w:val="42F8A311"/>
    <w:rsid w:val="43075F6E"/>
    <w:rsid w:val="4308AAA8"/>
    <w:rsid w:val="430C34FC"/>
    <w:rsid w:val="430C379D"/>
    <w:rsid w:val="430E104C"/>
    <w:rsid w:val="430EA110"/>
    <w:rsid w:val="430F4DB7"/>
    <w:rsid w:val="4324C058"/>
    <w:rsid w:val="43266BAB"/>
    <w:rsid w:val="432BDA69"/>
    <w:rsid w:val="432EF6D3"/>
    <w:rsid w:val="43345023"/>
    <w:rsid w:val="4338B48A"/>
    <w:rsid w:val="433BE7E0"/>
    <w:rsid w:val="433D989A"/>
    <w:rsid w:val="43404F1D"/>
    <w:rsid w:val="4345ACEE"/>
    <w:rsid w:val="434DEB41"/>
    <w:rsid w:val="4350F754"/>
    <w:rsid w:val="4357261A"/>
    <w:rsid w:val="43693520"/>
    <w:rsid w:val="436AEF0C"/>
    <w:rsid w:val="436C8176"/>
    <w:rsid w:val="436E7226"/>
    <w:rsid w:val="436F15C1"/>
    <w:rsid w:val="43702F35"/>
    <w:rsid w:val="4376A321"/>
    <w:rsid w:val="437B0DA8"/>
    <w:rsid w:val="437FBA30"/>
    <w:rsid w:val="438E4949"/>
    <w:rsid w:val="439371B6"/>
    <w:rsid w:val="4397B73B"/>
    <w:rsid w:val="439F801F"/>
    <w:rsid w:val="43A2A366"/>
    <w:rsid w:val="43A5C5FF"/>
    <w:rsid w:val="43AE0BAE"/>
    <w:rsid w:val="43B77055"/>
    <w:rsid w:val="43BB8B7B"/>
    <w:rsid w:val="43C1CF17"/>
    <w:rsid w:val="43C47797"/>
    <w:rsid w:val="43CC90CB"/>
    <w:rsid w:val="43D5300D"/>
    <w:rsid w:val="43D9183D"/>
    <w:rsid w:val="43E34786"/>
    <w:rsid w:val="43E4E17A"/>
    <w:rsid w:val="43E5BA4D"/>
    <w:rsid w:val="43E6C30B"/>
    <w:rsid w:val="43EB7832"/>
    <w:rsid w:val="43EE6D2F"/>
    <w:rsid w:val="43F20E5F"/>
    <w:rsid w:val="43F2315F"/>
    <w:rsid w:val="43F79026"/>
    <w:rsid w:val="43F8CF67"/>
    <w:rsid w:val="43F9ECBA"/>
    <w:rsid w:val="43FCCDF1"/>
    <w:rsid w:val="4405A56D"/>
    <w:rsid w:val="44088BCE"/>
    <w:rsid w:val="441945BB"/>
    <w:rsid w:val="441DE74B"/>
    <w:rsid w:val="441EA903"/>
    <w:rsid w:val="441FBD57"/>
    <w:rsid w:val="441FCF77"/>
    <w:rsid w:val="4420015E"/>
    <w:rsid w:val="44201378"/>
    <w:rsid w:val="4425F0EB"/>
    <w:rsid w:val="44373469"/>
    <w:rsid w:val="443768EB"/>
    <w:rsid w:val="443857E4"/>
    <w:rsid w:val="443AE145"/>
    <w:rsid w:val="443CAD76"/>
    <w:rsid w:val="44415F9D"/>
    <w:rsid w:val="44417757"/>
    <w:rsid w:val="44451E0F"/>
    <w:rsid w:val="444AE750"/>
    <w:rsid w:val="444DCAFE"/>
    <w:rsid w:val="444EF54A"/>
    <w:rsid w:val="445974BB"/>
    <w:rsid w:val="445981A5"/>
    <w:rsid w:val="445AF3DA"/>
    <w:rsid w:val="4461A911"/>
    <w:rsid w:val="4468F86B"/>
    <w:rsid w:val="446A226B"/>
    <w:rsid w:val="446CAE51"/>
    <w:rsid w:val="446CB296"/>
    <w:rsid w:val="446E5DDF"/>
    <w:rsid w:val="4475D32A"/>
    <w:rsid w:val="4479DA77"/>
    <w:rsid w:val="447DCB62"/>
    <w:rsid w:val="44825AD5"/>
    <w:rsid w:val="448F303C"/>
    <w:rsid w:val="449419BA"/>
    <w:rsid w:val="44944141"/>
    <w:rsid w:val="44955696"/>
    <w:rsid w:val="449A1DE3"/>
    <w:rsid w:val="44A1184E"/>
    <w:rsid w:val="44A37DDB"/>
    <w:rsid w:val="44A4DC1C"/>
    <w:rsid w:val="44A7D75E"/>
    <w:rsid w:val="44AAFFD9"/>
    <w:rsid w:val="44AB04C2"/>
    <w:rsid w:val="44AB04E9"/>
    <w:rsid w:val="44AC12ED"/>
    <w:rsid w:val="44ADD9CE"/>
    <w:rsid w:val="44B1CB9F"/>
    <w:rsid w:val="44BB61E7"/>
    <w:rsid w:val="44BF8919"/>
    <w:rsid w:val="44C2B11A"/>
    <w:rsid w:val="44C48C0B"/>
    <w:rsid w:val="44CC1CC7"/>
    <w:rsid w:val="44D0D684"/>
    <w:rsid w:val="44D3E2B5"/>
    <w:rsid w:val="44D64B77"/>
    <w:rsid w:val="44DA563C"/>
    <w:rsid w:val="44DF0AEA"/>
    <w:rsid w:val="44E910A3"/>
    <w:rsid w:val="44E9257C"/>
    <w:rsid w:val="44EC13DF"/>
    <w:rsid w:val="44F2B325"/>
    <w:rsid w:val="44F3600C"/>
    <w:rsid w:val="44F8E21C"/>
    <w:rsid w:val="44FBB7BC"/>
    <w:rsid w:val="45057A57"/>
    <w:rsid w:val="450875F1"/>
    <w:rsid w:val="450A49E4"/>
    <w:rsid w:val="450C863E"/>
    <w:rsid w:val="450D8C86"/>
    <w:rsid w:val="4514D043"/>
    <w:rsid w:val="45158230"/>
    <w:rsid w:val="4517497A"/>
    <w:rsid w:val="45192F46"/>
    <w:rsid w:val="4520AA1B"/>
    <w:rsid w:val="4521C627"/>
    <w:rsid w:val="452296A6"/>
    <w:rsid w:val="4522FF92"/>
    <w:rsid w:val="45248764"/>
    <w:rsid w:val="452EFA88"/>
    <w:rsid w:val="452F93AF"/>
    <w:rsid w:val="4534F641"/>
    <w:rsid w:val="4536F35F"/>
    <w:rsid w:val="453A0305"/>
    <w:rsid w:val="4540B2F6"/>
    <w:rsid w:val="4545F8C9"/>
    <w:rsid w:val="4547687D"/>
    <w:rsid w:val="4549B6C7"/>
    <w:rsid w:val="454C4FF0"/>
    <w:rsid w:val="454ECFE1"/>
    <w:rsid w:val="455A7764"/>
    <w:rsid w:val="455C595E"/>
    <w:rsid w:val="455F8C2B"/>
    <w:rsid w:val="455FE7E5"/>
    <w:rsid w:val="456781E2"/>
    <w:rsid w:val="456BE749"/>
    <w:rsid w:val="456E25FB"/>
    <w:rsid w:val="457181FB"/>
    <w:rsid w:val="45738EF8"/>
    <w:rsid w:val="457906CB"/>
    <w:rsid w:val="457B901E"/>
    <w:rsid w:val="4584202B"/>
    <w:rsid w:val="45885209"/>
    <w:rsid w:val="45893331"/>
    <w:rsid w:val="4589F00A"/>
    <w:rsid w:val="458FF714"/>
    <w:rsid w:val="459268D9"/>
    <w:rsid w:val="459A34A2"/>
    <w:rsid w:val="45A3F474"/>
    <w:rsid w:val="45A61230"/>
    <w:rsid w:val="45AC7761"/>
    <w:rsid w:val="45B86599"/>
    <w:rsid w:val="45C0888F"/>
    <w:rsid w:val="45C5BB6F"/>
    <w:rsid w:val="45C5DDE4"/>
    <w:rsid w:val="45C5F9D4"/>
    <w:rsid w:val="45C9BCDE"/>
    <w:rsid w:val="45CA402B"/>
    <w:rsid w:val="45D1B0E4"/>
    <w:rsid w:val="45D270AB"/>
    <w:rsid w:val="45D3C7CF"/>
    <w:rsid w:val="45D7D414"/>
    <w:rsid w:val="45D92877"/>
    <w:rsid w:val="45DA7A21"/>
    <w:rsid w:val="45E12490"/>
    <w:rsid w:val="45EC0C45"/>
    <w:rsid w:val="45F1BAB0"/>
    <w:rsid w:val="45F48E8F"/>
    <w:rsid w:val="45FE02A7"/>
    <w:rsid w:val="4600A4EE"/>
    <w:rsid w:val="46010AFB"/>
    <w:rsid w:val="46039192"/>
    <w:rsid w:val="46091926"/>
    <w:rsid w:val="46091A81"/>
    <w:rsid w:val="460B9B8B"/>
    <w:rsid w:val="46100C7D"/>
    <w:rsid w:val="46147415"/>
    <w:rsid w:val="46150FDB"/>
    <w:rsid w:val="461F6A97"/>
    <w:rsid w:val="462B9C5F"/>
    <w:rsid w:val="462E48F8"/>
    <w:rsid w:val="4631688E"/>
    <w:rsid w:val="4637DCB0"/>
    <w:rsid w:val="463A7BA1"/>
    <w:rsid w:val="463DC3CA"/>
    <w:rsid w:val="463E6E1E"/>
    <w:rsid w:val="46427C20"/>
    <w:rsid w:val="4643D6D8"/>
    <w:rsid w:val="4644E3DB"/>
    <w:rsid w:val="46485713"/>
    <w:rsid w:val="464AB456"/>
    <w:rsid w:val="464B1738"/>
    <w:rsid w:val="464D2666"/>
    <w:rsid w:val="465F5FF5"/>
    <w:rsid w:val="4664802E"/>
    <w:rsid w:val="4665EE0C"/>
    <w:rsid w:val="4668390D"/>
    <w:rsid w:val="466AEEC5"/>
    <w:rsid w:val="466F80F2"/>
    <w:rsid w:val="467B7547"/>
    <w:rsid w:val="467F7F15"/>
    <w:rsid w:val="467FC547"/>
    <w:rsid w:val="4680016D"/>
    <w:rsid w:val="4681AB9A"/>
    <w:rsid w:val="46899672"/>
    <w:rsid w:val="469008B6"/>
    <w:rsid w:val="4693D6B5"/>
    <w:rsid w:val="4696752B"/>
    <w:rsid w:val="4699A4DC"/>
    <w:rsid w:val="46AA16D7"/>
    <w:rsid w:val="46ABED12"/>
    <w:rsid w:val="46AFCCA0"/>
    <w:rsid w:val="46B29F89"/>
    <w:rsid w:val="46B80777"/>
    <w:rsid w:val="46BDDE4E"/>
    <w:rsid w:val="46C103C0"/>
    <w:rsid w:val="46C19B5D"/>
    <w:rsid w:val="46C540AA"/>
    <w:rsid w:val="46C637B1"/>
    <w:rsid w:val="46C92815"/>
    <w:rsid w:val="46DA641D"/>
    <w:rsid w:val="46DD1B3B"/>
    <w:rsid w:val="46F25762"/>
    <w:rsid w:val="46F3830D"/>
    <w:rsid w:val="46F4B967"/>
    <w:rsid w:val="46FB8544"/>
    <w:rsid w:val="46FD3BAF"/>
    <w:rsid w:val="46FF8435"/>
    <w:rsid w:val="4701EA29"/>
    <w:rsid w:val="47078953"/>
    <w:rsid w:val="470A407D"/>
    <w:rsid w:val="470C19DC"/>
    <w:rsid w:val="470C529B"/>
    <w:rsid w:val="470FA3BD"/>
    <w:rsid w:val="470FBA44"/>
    <w:rsid w:val="47142972"/>
    <w:rsid w:val="47152644"/>
    <w:rsid w:val="4715EF33"/>
    <w:rsid w:val="4716095F"/>
    <w:rsid w:val="471F6B4B"/>
    <w:rsid w:val="4722EE1E"/>
    <w:rsid w:val="4724A530"/>
    <w:rsid w:val="4725EF24"/>
    <w:rsid w:val="4729E494"/>
    <w:rsid w:val="472AB51C"/>
    <w:rsid w:val="472E0797"/>
    <w:rsid w:val="473A8275"/>
    <w:rsid w:val="473B4AD6"/>
    <w:rsid w:val="473B7E49"/>
    <w:rsid w:val="473BEB5A"/>
    <w:rsid w:val="473E4DFC"/>
    <w:rsid w:val="473FF6B5"/>
    <w:rsid w:val="47403CC0"/>
    <w:rsid w:val="474195AB"/>
    <w:rsid w:val="4743C84B"/>
    <w:rsid w:val="474459DF"/>
    <w:rsid w:val="474C0378"/>
    <w:rsid w:val="4750EF7C"/>
    <w:rsid w:val="4755F2D2"/>
    <w:rsid w:val="47598360"/>
    <w:rsid w:val="4760143D"/>
    <w:rsid w:val="476B3879"/>
    <w:rsid w:val="476BAF99"/>
    <w:rsid w:val="476CD813"/>
    <w:rsid w:val="47712D0A"/>
    <w:rsid w:val="4776B19B"/>
    <w:rsid w:val="477A5868"/>
    <w:rsid w:val="47836178"/>
    <w:rsid w:val="478A36C5"/>
    <w:rsid w:val="47959B7C"/>
    <w:rsid w:val="47979967"/>
    <w:rsid w:val="479FF1AC"/>
    <w:rsid w:val="47A131AD"/>
    <w:rsid w:val="47A15B1F"/>
    <w:rsid w:val="47A6A838"/>
    <w:rsid w:val="47A840DB"/>
    <w:rsid w:val="47A9F02F"/>
    <w:rsid w:val="47AC1CE3"/>
    <w:rsid w:val="47AC9EC5"/>
    <w:rsid w:val="47B0C261"/>
    <w:rsid w:val="47B103AB"/>
    <w:rsid w:val="47B2386B"/>
    <w:rsid w:val="47B3CB90"/>
    <w:rsid w:val="47B446E1"/>
    <w:rsid w:val="47B53352"/>
    <w:rsid w:val="47B54A4D"/>
    <w:rsid w:val="47C91E55"/>
    <w:rsid w:val="47CC01BE"/>
    <w:rsid w:val="47D1A3AF"/>
    <w:rsid w:val="47D6DAEE"/>
    <w:rsid w:val="47D864A0"/>
    <w:rsid w:val="47D99E26"/>
    <w:rsid w:val="47DD5375"/>
    <w:rsid w:val="47DD63EC"/>
    <w:rsid w:val="47E16201"/>
    <w:rsid w:val="47E3B81C"/>
    <w:rsid w:val="47E4DA4E"/>
    <w:rsid w:val="47E859BA"/>
    <w:rsid w:val="47F02863"/>
    <w:rsid w:val="47F33B3F"/>
    <w:rsid w:val="47F9A485"/>
    <w:rsid w:val="47FD9C01"/>
    <w:rsid w:val="4803333B"/>
    <w:rsid w:val="4803F5DD"/>
    <w:rsid w:val="4804A8D6"/>
    <w:rsid w:val="4804CB05"/>
    <w:rsid w:val="480CB34A"/>
    <w:rsid w:val="481115D6"/>
    <w:rsid w:val="481CA548"/>
    <w:rsid w:val="48230D72"/>
    <w:rsid w:val="4825E2A7"/>
    <w:rsid w:val="48296E0C"/>
    <w:rsid w:val="482CA5C9"/>
    <w:rsid w:val="482D3606"/>
    <w:rsid w:val="482F8AAB"/>
    <w:rsid w:val="482FEC93"/>
    <w:rsid w:val="48335BA8"/>
    <w:rsid w:val="4834EA0B"/>
    <w:rsid w:val="48353953"/>
    <w:rsid w:val="483FE95F"/>
    <w:rsid w:val="4845A5D1"/>
    <w:rsid w:val="4845F95B"/>
    <w:rsid w:val="4848ADCA"/>
    <w:rsid w:val="4848D538"/>
    <w:rsid w:val="4848E81B"/>
    <w:rsid w:val="484D7B4A"/>
    <w:rsid w:val="484F6402"/>
    <w:rsid w:val="484FAAC5"/>
    <w:rsid w:val="4850DAC7"/>
    <w:rsid w:val="485458D3"/>
    <w:rsid w:val="485AA38E"/>
    <w:rsid w:val="485BA262"/>
    <w:rsid w:val="485D984F"/>
    <w:rsid w:val="487303EC"/>
    <w:rsid w:val="48745FF1"/>
    <w:rsid w:val="4876F5A4"/>
    <w:rsid w:val="4877DAFA"/>
    <w:rsid w:val="487A3296"/>
    <w:rsid w:val="487B73E7"/>
    <w:rsid w:val="487EEF24"/>
    <w:rsid w:val="4882793D"/>
    <w:rsid w:val="4882FF3B"/>
    <w:rsid w:val="4885113E"/>
    <w:rsid w:val="4889F6EA"/>
    <w:rsid w:val="488A9C9A"/>
    <w:rsid w:val="488BC40A"/>
    <w:rsid w:val="488DA59B"/>
    <w:rsid w:val="488DE0FC"/>
    <w:rsid w:val="48904AF1"/>
    <w:rsid w:val="4897A439"/>
    <w:rsid w:val="4898FB6E"/>
    <w:rsid w:val="489A9D18"/>
    <w:rsid w:val="489AEBB4"/>
    <w:rsid w:val="489D4048"/>
    <w:rsid w:val="489EB276"/>
    <w:rsid w:val="48A61028"/>
    <w:rsid w:val="48AE857F"/>
    <w:rsid w:val="48AF21A5"/>
    <w:rsid w:val="48B20F24"/>
    <w:rsid w:val="48C13D46"/>
    <w:rsid w:val="48C1C4D5"/>
    <w:rsid w:val="48C39588"/>
    <w:rsid w:val="48C5CA99"/>
    <w:rsid w:val="48C74FB1"/>
    <w:rsid w:val="48CDCA04"/>
    <w:rsid w:val="48D22567"/>
    <w:rsid w:val="48E0838C"/>
    <w:rsid w:val="48E60411"/>
    <w:rsid w:val="48EF3267"/>
    <w:rsid w:val="48EFEB48"/>
    <w:rsid w:val="48F0C68A"/>
    <w:rsid w:val="48F34B44"/>
    <w:rsid w:val="48F4D379"/>
    <w:rsid w:val="48F8A885"/>
    <w:rsid w:val="48FB101B"/>
    <w:rsid w:val="48FDD97C"/>
    <w:rsid w:val="4900F067"/>
    <w:rsid w:val="4901951F"/>
    <w:rsid w:val="49058740"/>
    <w:rsid w:val="4907EAE2"/>
    <w:rsid w:val="49138286"/>
    <w:rsid w:val="4916D168"/>
    <w:rsid w:val="491ACF8D"/>
    <w:rsid w:val="491B6F27"/>
    <w:rsid w:val="491F406A"/>
    <w:rsid w:val="491F4C66"/>
    <w:rsid w:val="4928B445"/>
    <w:rsid w:val="4936619E"/>
    <w:rsid w:val="493B654F"/>
    <w:rsid w:val="493B8292"/>
    <w:rsid w:val="49443349"/>
    <w:rsid w:val="4954390F"/>
    <w:rsid w:val="495FF40B"/>
    <w:rsid w:val="4962C212"/>
    <w:rsid w:val="496632C1"/>
    <w:rsid w:val="4966C688"/>
    <w:rsid w:val="49685486"/>
    <w:rsid w:val="4969A309"/>
    <w:rsid w:val="4969AA3C"/>
    <w:rsid w:val="496B44D4"/>
    <w:rsid w:val="497E76BD"/>
    <w:rsid w:val="4980567D"/>
    <w:rsid w:val="498A6B56"/>
    <w:rsid w:val="498DE74E"/>
    <w:rsid w:val="498EDB71"/>
    <w:rsid w:val="4990A215"/>
    <w:rsid w:val="4994467A"/>
    <w:rsid w:val="49A6BC85"/>
    <w:rsid w:val="49AE60BF"/>
    <w:rsid w:val="49AF7F46"/>
    <w:rsid w:val="49B3A580"/>
    <w:rsid w:val="49B79A3E"/>
    <w:rsid w:val="49C256D5"/>
    <w:rsid w:val="49C362D7"/>
    <w:rsid w:val="49C3A332"/>
    <w:rsid w:val="49CAA306"/>
    <w:rsid w:val="49CC0FC9"/>
    <w:rsid w:val="49D17E36"/>
    <w:rsid w:val="49D2DB2C"/>
    <w:rsid w:val="49DB606C"/>
    <w:rsid w:val="49DC932B"/>
    <w:rsid w:val="49DE0320"/>
    <w:rsid w:val="49E016F0"/>
    <w:rsid w:val="49E03DDE"/>
    <w:rsid w:val="49E0FBA7"/>
    <w:rsid w:val="49E47CCF"/>
    <w:rsid w:val="49E5FA35"/>
    <w:rsid w:val="49E76ABD"/>
    <w:rsid w:val="49EB6648"/>
    <w:rsid w:val="49F15B9D"/>
    <w:rsid w:val="49F682F7"/>
    <w:rsid w:val="49F85211"/>
    <w:rsid w:val="49FBD5CB"/>
    <w:rsid w:val="49FC144C"/>
    <w:rsid w:val="4A01642D"/>
    <w:rsid w:val="4A02B878"/>
    <w:rsid w:val="4A030756"/>
    <w:rsid w:val="4A036D05"/>
    <w:rsid w:val="4A068719"/>
    <w:rsid w:val="4A07E689"/>
    <w:rsid w:val="4A07FB14"/>
    <w:rsid w:val="4A09A077"/>
    <w:rsid w:val="4A1028A1"/>
    <w:rsid w:val="4A1321ED"/>
    <w:rsid w:val="4A147B79"/>
    <w:rsid w:val="4A1C7AFB"/>
    <w:rsid w:val="4A1DE4C8"/>
    <w:rsid w:val="4A243EB2"/>
    <w:rsid w:val="4A2BFD7F"/>
    <w:rsid w:val="4A3264A8"/>
    <w:rsid w:val="4A34EC18"/>
    <w:rsid w:val="4A3ADD47"/>
    <w:rsid w:val="4A3B947C"/>
    <w:rsid w:val="4A49A542"/>
    <w:rsid w:val="4A4B4E9A"/>
    <w:rsid w:val="4A53012A"/>
    <w:rsid w:val="4A53B5C2"/>
    <w:rsid w:val="4A54D9F7"/>
    <w:rsid w:val="4A565F51"/>
    <w:rsid w:val="4A580C06"/>
    <w:rsid w:val="4A595341"/>
    <w:rsid w:val="4A6CF5C5"/>
    <w:rsid w:val="4A6D1E24"/>
    <w:rsid w:val="4A6FB732"/>
    <w:rsid w:val="4A80BC3B"/>
    <w:rsid w:val="4A8152EA"/>
    <w:rsid w:val="4A817C1F"/>
    <w:rsid w:val="4A82D4CE"/>
    <w:rsid w:val="4A83F4C6"/>
    <w:rsid w:val="4A8CC135"/>
    <w:rsid w:val="4A8EFF9D"/>
    <w:rsid w:val="4A9004AC"/>
    <w:rsid w:val="4A94E000"/>
    <w:rsid w:val="4A958E64"/>
    <w:rsid w:val="4A9608DA"/>
    <w:rsid w:val="4A98AB9B"/>
    <w:rsid w:val="4A98D3C4"/>
    <w:rsid w:val="4AA11A75"/>
    <w:rsid w:val="4AA6FE3D"/>
    <w:rsid w:val="4AA9B043"/>
    <w:rsid w:val="4AAC3B02"/>
    <w:rsid w:val="4AAC4DD7"/>
    <w:rsid w:val="4AAD37D7"/>
    <w:rsid w:val="4AAE02A7"/>
    <w:rsid w:val="4AAECA91"/>
    <w:rsid w:val="4AB4C681"/>
    <w:rsid w:val="4AB6036F"/>
    <w:rsid w:val="4AB7BCFA"/>
    <w:rsid w:val="4ABBB33E"/>
    <w:rsid w:val="4AC4E46E"/>
    <w:rsid w:val="4AC701C4"/>
    <w:rsid w:val="4ADB94EE"/>
    <w:rsid w:val="4ADC1C3A"/>
    <w:rsid w:val="4ADEBE5E"/>
    <w:rsid w:val="4AE2A13F"/>
    <w:rsid w:val="4AE638F7"/>
    <w:rsid w:val="4AE680D0"/>
    <w:rsid w:val="4AEA7E7B"/>
    <w:rsid w:val="4AEBFFD5"/>
    <w:rsid w:val="4AF0257E"/>
    <w:rsid w:val="4AF2C4DC"/>
    <w:rsid w:val="4AF6EE82"/>
    <w:rsid w:val="4AF73D3E"/>
    <w:rsid w:val="4B029C28"/>
    <w:rsid w:val="4B029E01"/>
    <w:rsid w:val="4B0E2FB7"/>
    <w:rsid w:val="4B15B30D"/>
    <w:rsid w:val="4B195408"/>
    <w:rsid w:val="4B1A8EA1"/>
    <w:rsid w:val="4B1DB1D7"/>
    <w:rsid w:val="4B209BE2"/>
    <w:rsid w:val="4B22316C"/>
    <w:rsid w:val="4B244419"/>
    <w:rsid w:val="4B351AE2"/>
    <w:rsid w:val="4B3E0625"/>
    <w:rsid w:val="4B428D4C"/>
    <w:rsid w:val="4B43E602"/>
    <w:rsid w:val="4B4D8E47"/>
    <w:rsid w:val="4B50E3E0"/>
    <w:rsid w:val="4B593876"/>
    <w:rsid w:val="4B59E5D0"/>
    <w:rsid w:val="4B5A4FB7"/>
    <w:rsid w:val="4B5B580E"/>
    <w:rsid w:val="4B6051A4"/>
    <w:rsid w:val="4B63A094"/>
    <w:rsid w:val="4B66637A"/>
    <w:rsid w:val="4B694995"/>
    <w:rsid w:val="4B6A5F72"/>
    <w:rsid w:val="4B6E54E9"/>
    <w:rsid w:val="4B70EE25"/>
    <w:rsid w:val="4B74349D"/>
    <w:rsid w:val="4B782968"/>
    <w:rsid w:val="4B79BE53"/>
    <w:rsid w:val="4B7ACD29"/>
    <w:rsid w:val="4B7C5C31"/>
    <w:rsid w:val="4B7DCBDE"/>
    <w:rsid w:val="4B844F70"/>
    <w:rsid w:val="4B879E0A"/>
    <w:rsid w:val="4B8A7FEE"/>
    <w:rsid w:val="4B8B664A"/>
    <w:rsid w:val="4B8BCFEB"/>
    <w:rsid w:val="4B8E2CCA"/>
    <w:rsid w:val="4B8E96EA"/>
    <w:rsid w:val="4B918956"/>
    <w:rsid w:val="4B93D0A9"/>
    <w:rsid w:val="4B97C46A"/>
    <w:rsid w:val="4B9BDC1E"/>
    <w:rsid w:val="4B9F5205"/>
    <w:rsid w:val="4BA0FB71"/>
    <w:rsid w:val="4BA27D27"/>
    <w:rsid w:val="4BA9513C"/>
    <w:rsid w:val="4BADA8B5"/>
    <w:rsid w:val="4BAF4D9D"/>
    <w:rsid w:val="4BB00EEA"/>
    <w:rsid w:val="4BB8ACF4"/>
    <w:rsid w:val="4BBA4BA0"/>
    <w:rsid w:val="4BBC2C37"/>
    <w:rsid w:val="4BC232F9"/>
    <w:rsid w:val="4BC76F59"/>
    <w:rsid w:val="4BD2D217"/>
    <w:rsid w:val="4BD66A99"/>
    <w:rsid w:val="4BDA0186"/>
    <w:rsid w:val="4BE74E75"/>
    <w:rsid w:val="4BE8C89A"/>
    <w:rsid w:val="4BF4BB00"/>
    <w:rsid w:val="4BF56014"/>
    <w:rsid w:val="4BF65772"/>
    <w:rsid w:val="4BF676BE"/>
    <w:rsid w:val="4BF8602E"/>
    <w:rsid w:val="4BFC7BF4"/>
    <w:rsid w:val="4BFD1D77"/>
    <w:rsid w:val="4C030FC6"/>
    <w:rsid w:val="4C09FCC7"/>
    <w:rsid w:val="4C0E7C60"/>
    <w:rsid w:val="4C1044AC"/>
    <w:rsid w:val="4C105880"/>
    <w:rsid w:val="4C12E3B4"/>
    <w:rsid w:val="4C156F95"/>
    <w:rsid w:val="4C15F148"/>
    <w:rsid w:val="4C20F2DB"/>
    <w:rsid w:val="4C22A6A6"/>
    <w:rsid w:val="4C25D6F4"/>
    <w:rsid w:val="4C2C1DC4"/>
    <w:rsid w:val="4C314395"/>
    <w:rsid w:val="4C340CC0"/>
    <w:rsid w:val="4C36473B"/>
    <w:rsid w:val="4C394CCD"/>
    <w:rsid w:val="4C3BF0E6"/>
    <w:rsid w:val="4C42CCF1"/>
    <w:rsid w:val="4C4626FB"/>
    <w:rsid w:val="4C499B79"/>
    <w:rsid w:val="4C4A6320"/>
    <w:rsid w:val="4C4B02D8"/>
    <w:rsid w:val="4C4E2E7E"/>
    <w:rsid w:val="4C4E6879"/>
    <w:rsid w:val="4C4F747D"/>
    <w:rsid w:val="4C53E8D9"/>
    <w:rsid w:val="4C561923"/>
    <w:rsid w:val="4C57FDAF"/>
    <w:rsid w:val="4C5C54A4"/>
    <w:rsid w:val="4C617E30"/>
    <w:rsid w:val="4C632D45"/>
    <w:rsid w:val="4C68E69E"/>
    <w:rsid w:val="4C75BB74"/>
    <w:rsid w:val="4C75DECA"/>
    <w:rsid w:val="4C75E29F"/>
    <w:rsid w:val="4C7D096D"/>
    <w:rsid w:val="4C7D6858"/>
    <w:rsid w:val="4C7D86D8"/>
    <w:rsid w:val="4C7F337B"/>
    <w:rsid w:val="4C7FB6B8"/>
    <w:rsid w:val="4C819E3F"/>
    <w:rsid w:val="4C8B2B24"/>
    <w:rsid w:val="4C8C4C44"/>
    <w:rsid w:val="4C8C81A1"/>
    <w:rsid w:val="4C8D52CD"/>
    <w:rsid w:val="4C8DEEEE"/>
    <w:rsid w:val="4C905D68"/>
    <w:rsid w:val="4C9141DE"/>
    <w:rsid w:val="4C92443D"/>
    <w:rsid w:val="4C9524C9"/>
    <w:rsid w:val="4C95EDBD"/>
    <w:rsid w:val="4C9DBACA"/>
    <w:rsid w:val="4C9ECF11"/>
    <w:rsid w:val="4CA0888C"/>
    <w:rsid w:val="4CA13545"/>
    <w:rsid w:val="4CA44AAA"/>
    <w:rsid w:val="4CAE94A6"/>
    <w:rsid w:val="4CAF41AE"/>
    <w:rsid w:val="4CCC9046"/>
    <w:rsid w:val="4CCF6685"/>
    <w:rsid w:val="4CD22F66"/>
    <w:rsid w:val="4CD853CA"/>
    <w:rsid w:val="4CDC10B5"/>
    <w:rsid w:val="4CDD6B62"/>
    <w:rsid w:val="4CE13F3D"/>
    <w:rsid w:val="4CE4037B"/>
    <w:rsid w:val="4CEA2686"/>
    <w:rsid w:val="4CEBFDBE"/>
    <w:rsid w:val="4CEDE22E"/>
    <w:rsid w:val="4CF2F46C"/>
    <w:rsid w:val="4CF8C763"/>
    <w:rsid w:val="4CFB5A22"/>
    <w:rsid w:val="4CFE6AFC"/>
    <w:rsid w:val="4D003E74"/>
    <w:rsid w:val="4D043E7E"/>
    <w:rsid w:val="4D0615BE"/>
    <w:rsid w:val="4D065D0E"/>
    <w:rsid w:val="4D085D13"/>
    <w:rsid w:val="4D0FB502"/>
    <w:rsid w:val="4D0FE3EC"/>
    <w:rsid w:val="4D1A51E2"/>
    <w:rsid w:val="4D1AB9A0"/>
    <w:rsid w:val="4D246615"/>
    <w:rsid w:val="4D252A6C"/>
    <w:rsid w:val="4D27D7F0"/>
    <w:rsid w:val="4D285E86"/>
    <w:rsid w:val="4D35EE9F"/>
    <w:rsid w:val="4D4056B5"/>
    <w:rsid w:val="4D44A609"/>
    <w:rsid w:val="4D4C51E2"/>
    <w:rsid w:val="4D531329"/>
    <w:rsid w:val="4D54E6BF"/>
    <w:rsid w:val="4D57690E"/>
    <w:rsid w:val="4D5943BE"/>
    <w:rsid w:val="4D626148"/>
    <w:rsid w:val="4D67D3D9"/>
    <w:rsid w:val="4D77AC6F"/>
    <w:rsid w:val="4D77FDF7"/>
    <w:rsid w:val="4D781E02"/>
    <w:rsid w:val="4D7B408F"/>
    <w:rsid w:val="4D7F7134"/>
    <w:rsid w:val="4D82B826"/>
    <w:rsid w:val="4D84EDF1"/>
    <w:rsid w:val="4D8F7383"/>
    <w:rsid w:val="4D90FD65"/>
    <w:rsid w:val="4D910057"/>
    <w:rsid w:val="4D9B7C6B"/>
    <w:rsid w:val="4D9F1C44"/>
    <w:rsid w:val="4DA47152"/>
    <w:rsid w:val="4DA51FBA"/>
    <w:rsid w:val="4DA8CA28"/>
    <w:rsid w:val="4DA9A1E0"/>
    <w:rsid w:val="4DB1B147"/>
    <w:rsid w:val="4DB9BF44"/>
    <w:rsid w:val="4DBF819B"/>
    <w:rsid w:val="4DC7E2AD"/>
    <w:rsid w:val="4DCB0ECA"/>
    <w:rsid w:val="4DCD89C3"/>
    <w:rsid w:val="4DCDCB19"/>
    <w:rsid w:val="4DCE9149"/>
    <w:rsid w:val="4DD3F951"/>
    <w:rsid w:val="4DD697B4"/>
    <w:rsid w:val="4DDDB0F1"/>
    <w:rsid w:val="4DDE824C"/>
    <w:rsid w:val="4DE1A0BD"/>
    <w:rsid w:val="4DE8C6A9"/>
    <w:rsid w:val="4DF25597"/>
    <w:rsid w:val="4DF5F8E5"/>
    <w:rsid w:val="4DF79A46"/>
    <w:rsid w:val="4E01B68A"/>
    <w:rsid w:val="4E02B0F8"/>
    <w:rsid w:val="4E02C50C"/>
    <w:rsid w:val="4E0BB4C2"/>
    <w:rsid w:val="4E0C2B24"/>
    <w:rsid w:val="4E177A94"/>
    <w:rsid w:val="4E18B874"/>
    <w:rsid w:val="4E21D9B5"/>
    <w:rsid w:val="4E253360"/>
    <w:rsid w:val="4E2A1B89"/>
    <w:rsid w:val="4E2C7AAD"/>
    <w:rsid w:val="4E2FA8BA"/>
    <w:rsid w:val="4E3CCC7B"/>
    <w:rsid w:val="4E40786B"/>
    <w:rsid w:val="4E451985"/>
    <w:rsid w:val="4E4CF73B"/>
    <w:rsid w:val="4E4D3D4A"/>
    <w:rsid w:val="4E59CEF2"/>
    <w:rsid w:val="4E5A0263"/>
    <w:rsid w:val="4E5C14E0"/>
    <w:rsid w:val="4E5DC6F7"/>
    <w:rsid w:val="4E5E402B"/>
    <w:rsid w:val="4E72363C"/>
    <w:rsid w:val="4E7E30EF"/>
    <w:rsid w:val="4E7E6C7E"/>
    <w:rsid w:val="4E7E87D1"/>
    <w:rsid w:val="4E833EBF"/>
    <w:rsid w:val="4E83BDB8"/>
    <w:rsid w:val="4E83D107"/>
    <w:rsid w:val="4E896FBB"/>
    <w:rsid w:val="4E8FAD3B"/>
    <w:rsid w:val="4E954B91"/>
    <w:rsid w:val="4E95C440"/>
    <w:rsid w:val="4E969E89"/>
    <w:rsid w:val="4E9DDE6D"/>
    <w:rsid w:val="4E9DE21B"/>
    <w:rsid w:val="4E9E36DC"/>
    <w:rsid w:val="4E9FEAFC"/>
    <w:rsid w:val="4EA14D74"/>
    <w:rsid w:val="4EA16F1F"/>
    <w:rsid w:val="4EA45727"/>
    <w:rsid w:val="4EA77A03"/>
    <w:rsid w:val="4EAADFD1"/>
    <w:rsid w:val="4EB78F54"/>
    <w:rsid w:val="4EC2771F"/>
    <w:rsid w:val="4EC39907"/>
    <w:rsid w:val="4EC45E98"/>
    <w:rsid w:val="4EC89E8E"/>
    <w:rsid w:val="4ECA88FC"/>
    <w:rsid w:val="4ECD5951"/>
    <w:rsid w:val="4ECD97A1"/>
    <w:rsid w:val="4ED102AC"/>
    <w:rsid w:val="4ED2228D"/>
    <w:rsid w:val="4ED38F28"/>
    <w:rsid w:val="4ED5AE04"/>
    <w:rsid w:val="4EDA479C"/>
    <w:rsid w:val="4EDC93B4"/>
    <w:rsid w:val="4EDD8EA0"/>
    <w:rsid w:val="4EDDB129"/>
    <w:rsid w:val="4EE5ECC1"/>
    <w:rsid w:val="4EE68595"/>
    <w:rsid w:val="4EEA528E"/>
    <w:rsid w:val="4EEE03FB"/>
    <w:rsid w:val="4EEEB9EC"/>
    <w:rsid w:val="4EF00F1B"/>
    <w:rsid w:val="4EF901C6"/>
    <w:rsid w:val="4F01804B"/>
    <w:rsid w:val="4F01B4CA"/>
    <w:rsid w:val="4F033577"/>
    <w:rsid w:val="4F03400D"/>
    <w:rsid w:val="4F03C0F1"/>
    <w:rsid w:val="4F076233"/>
    <w:rsid w:val="4F0C74B5"/>
    <w:rsid w:val="4F12AC6D"/>
    <w:rsid w:val="4F141097"/>
    <w:rsid w:val="4F2676DD"/>
    <w:rsid w:val="4F2C6BD3"/>
    <w:rsid w:val="4F321E41"/>
    <w:rsid w:val="4F32FBDD"/>
    <w:rsid w:val="4F361DCA"/>
    <w:rsid w:val="4F3708EF"/>
    <w:rsid w:val="4F3AAA87"/>
    <w:rsid w:val="4F3F0998"/>
    <w:rsid w:val="4F4530AD"/>
    <w:rsid w:val="4F4F3167"/>
    <w:rsid w:val="4F51B3B2"/>
    <w:rsid w:val="4F565FFF"/>
    <w:rsid w:val="4F5987FE"/>
    <w:rsid w:val="4F5C9C6D"/>
    <w:rsid w:val="4F63943D"/>
    <w:rsid w:val="4F64E8EC"/>
    <w:rsid w:val="4F673BFE"/>
    <w:rsid w:val="4F684E4B"/>
    <w:rsid w:val="4F7143DF"/>
    <w:rsid w:val="4F765A9A"/>
    <w:rsid w:val="4F7849A9"/>
    <w:rsid w:val="4F793378"/>
    <w:rsid w:val="4F7A716E"/>
    <w:rsid w:val="4F7FF602"/>
    <w:rsid w:val="4F8A9085"/>
    <w:rsid w:val="4F8BBF03"/>
    <w:rsid w:val="4F8F05F4"/>
    <w:rsid w:val="4F92F1BD"/>
    <w:rsid w:val="4F9B11DE"/>
    <w:rsid w:val="4F9DAB21"/>
    <w:rsid w:val="4FA8B610"/>
    <w:rsid w:val="4FACF1CA"/>
    <w:rsid w:val="4FAF0580"/>
    <w:rsid w:val="4FB5783F"/>
    <w:rsid w:val="4FBA6367"/>
    <w:rsid w:val="4FC746FC"/>
    <w:rsid w:val="4FC7BDEB"/>
    <w:rsid w:val="4FCF1FD2"/>
    <w:rsid w:val="4FD6FAF5"/>
    <w:rsid w:val="4FD7E5ED"/>
    <w:rsid w:val="4FDBABFB"/>
    <w:rsid w:val="4FE0976F"/>
    <w:rsid w:val="4FE1F5E2"/>
    <w:rsid w:val="4FE3731D"/>
    <w:rsid w:val="4FE6F71E"/>
    <w:rsid w:val="4FE9B45E"/>
    <w:rsid w:val="4FEA9654"/>
    <w:rsid w:val="4FEB2FB8"/>
    <w:rsid w:val="4FEB7670"/>
    <w:rsid w:val="4FF006B3"/>
    <w:rsid w:val="4FF4D6E8"/>
    <w:rsid w:val="4FF9629D"/>
    <w:rsid w:val="4FFBD9C2"/>
    <w:rsid w:val="500265F6"/>
    <w:rsid w:val="50034BB9"/>
    <w:rsid w:val="50091FED"/>
    <w:rsid w:val="500B07D9"/>
    <w:rsid w:val="500B979D"/>
    <w:rsid w:val="500C5FB8"/>
    <w:rsid w:val="500F37DA"/>
    <w:rsid w:val="50111F12"/>
    <w:rsid w:val="501453F8"/>
    <w:rsid w:val="501F2382"/>
    <w:rsid w:val="501FE5AA"/>
    <w:rsid w:val="502C16B5"/>
    <w:rsid w:val="5032468D"/>
    <w:rsid w:val="50331203"/>
    <w:rsid w:val="5046E71F"/>
    <w:rsid w:val="504B5976"/>
    <w:rsid w:val="504C21DF"/>
    <w:rsid w:val="504D48DC"/>
    <w:rsid w:val="50504E25"/>
    <w:rsid w:val="5054B24F"/>
    <w:rsid w:val="5058E145"/>
    <w:rsid w:val="505DA92F"/>
    <w:rsid w:val="505E7042"/>
    <w:rsid w:val="50690955"/>
    <w:rsid w:val="5072B82B"/>
    <w:rsid w:val="5073E2B9"/>
    <w:rsid w:val="50787E8A"/>
    <w:rsid w:val="5086E014"/>
    <w:rsid w:val="508876C8"/>
    <w:rsid w:val="50894897"/>
    <w:rsid w:val="508979FB"/>
    <w:rsid w:val="508CCF54"/>
    <w:rsid w:val="50922FE7"/>
    <w:rsid w:val="509317B9"/>
    <w:rsid w:val="509595C1"/>
    <w:rsid w:val="5099D5F4"/>
    <w:rsid w:val="509A0D11"/>
    <w:rsid w:val="50A3DBE5"/>
    <w:rsid w:val="50AAEA09"/>
    <w:rsid w:val="50AD32EA"/>
    <w:rsid w:val="50AF26D8"/>
    <w:rsid w:val="50B61D24"/>
    <w:rsid w:val="50BB085E"/>
    <w:rsid w:val="50BBEF06"/>
    <w:rsid w:val="50BCB6C8"/>
    <w:rsid w:val="50C1F756"/>
    <w:rsid w:val="50C2883C"/>
    <w:rsid w:val="50CBEAE7"/>
    <w:rsid w:val="50CD4068"/>
    <w:rsid w:val="50CF9778"/>
    <w:rsid w:val="50D4C9C7"/>
    <w:rsid w:val="50D526F0"/>
    <w:rsid w:val="50D58159"/>
    <w:rsid w:val="50DD25B2"/>
    <w:rsid w:val="50E0163C"/>
    <w:rsid w:val="50E4C874"/>
    <w:rsid w:val="50E56ECB"/>
    <w:rsid w:val="50E5A036"/>
    <w:rsid w:val="50EB4F7A"/>
    <w:rsid w:val="50EEC055"/>
    <w:rsid w:val="50EEDB20"/>
    <w:rsid w:val="50F94D4E"/>
    <w:rsid w:val="50FA26B4"/>
    <w:rsid w:val="50FA7658"/>
    <w:rsid w:val="51038D95"/>
    <w:rsid w:val="51094E05"/>
    <w:rsid w:val="510B9B2D"/>
    <w:rsid w:val="510CE27A"/>
    <w:rsid w:val="510F0524"/>
    <w:rsid w:val="51119C16"/>
    <w:rsid w:val="5113620F"/>
    <w:rsid w:val="5116B42F"/>
    <w:rsid w:val="51207776"/>
    <w:rsid w:val="5128C14D"/>
    <w:rsid w:val="512AF5C6"/>
    <w:rsid w:val="5131018C"/>
    <w:rsid w:val="513C00EB"/>
    <w:rsid w:val="513C2325"/>
    <w:rsid w:val="513EB499"/>
    <w:rsid w:val="514533CD"/>
    <w:rsid w:val="5145A0EF"/>
    <w:rsid w:val="514629D9"/>
    <w:rsid w:val="51531C54"/>
    <w:rsid w:val="515ADF60"/>
    <w:rsid w:val="515D784F"/>
    <w:rsid w:val="5163FFAA"/>
    <w:rsid w:val="51691198"/>
    <w:rsid w:val="51698A46"/>
    <w:rsid w:val="516F6DB5"/>
    <w:rsid w:val="51753067"/>
    <w:rsid w:val="518AF430"/>
    <w:rsid w:val="51910330"/>
    <w:rsid w:val="519B86C7"/>
    <w:rsid w:val="519FF19D"/>
    <w:rsid w:val="51A0FD1A"/>
    <w:rsid w:val="51A4C98A"/>
    <w:rsid w:val="51AB3830"/>
    <w:rsid w:val="51AC3E81"/>
    <w:rsid w:val="51B4A7A9"/>
    <w:rsid w:val="51B7531C"/>
    <w:rsid w:val="51C329C9"/>
    <w:rsid w:val="51C36436"/>
    <w:rsid w:val="51C47029"/>
    <w:rsid w:val="51C802B1"/>
    <w:rsid w:val="51C84FAD"/>
    <w:rsid w:val="51CAD221"/>
    <w:rsid w:val="51CE6024"/>
    <w:rsid w:val="51D23FF5"/>
    <w:rsid w:val="51D4A490"/>
    <w:rsid w:val="51D4C1D0"/>
    <w:rsid w:val="51D8162C"/>
    <w:rsid w:val="51D83C85"/>
    <w:rsid w:val="51D977A3"/>
    <w:rsid w:val="51E909B1"/>
    <w:rsid w:val="51EAA9B7"/>
    <w:rsid w:val="51EE74B5"/>
    <w:rsid w:val="51F0EE69"/>
    <w:rsid w:val="51F65E4F"/>
    <w:rsid w:val="51FC7A88"/>
    <w:rsid w:val="51FE9DED"/>
    <w:rsid w:val="5203ECA8"/>
    <w:rsid w:val="520758E5"/>
    <w:rsid w:val="5211DF94"/>
    <w:rsid w:val="5212E0A8"/>
    <w:rsid w:val="521607B7"/>
    <w:rsid w:val="5217210B"/>
    <w:rsid w:val="52182434"/>
    <w:rsid w:val="52267175"/>
    <w:rsid w:val="522AB731"/>
    <w:rsid w:val="522EDED8"/>
    <w:rsid w:val="52301685"/>
    <w:rsid w:val="52302C64"/>
    <w:rsid w:val="52346D05"/>
    <w:rsid w:val="523543A7"/>
    <w:rsid w:val="5244F155"/>
    <w:rsid w:val="524D4970"/>
    <w:rsid w:val="524F86BF"/>
    <w:rsid w:val="52519511"/>
    <w:rsid w:val="5252CF7E"/>
    <w:rsid w:val="525E21D0"/>
    <w:rsid w:val="52611F74"/>
    <w:rsid w:val="52613C1C"/>
    <w:rsid w:val="5262284C"/>
    <w:rsid w:val="52664E78"/>
    <w:rsid w:val="52699F67"/>
    <w:rsid w:val="5269AA56"/>
    <w:rsid w:val="52748197"/>
    <w:rsid w:val="5275CF37"/>
    <w:rsid w:val="52776BE1"/>
    <w:rsid w:val="52787EC8"/>
    <w:rsid w:val="527D2C54"/>
    <w:rsid w:val="527D5FE8"/>
    <w:rsid w:val="527D92DC"/>
    <w:rsid w:val="527DF1FF"/>
    <w:rsid w:val="528BDD56"/>
    <w:rsid w:val="528C13C3"/>
    <w:rsid w:val="52950950"/>
    <w:rsid w:val="52960C60"/>
    <w:rsid w:val="529814D8"/>
    <w:rsid w:val="52A0A7C5"/>
    <w:rsid w:val="52A0F46C"/>
    <w:rsid w:val="52A3A7DC"/>
    <w:rsid w:val="52A95441"/>
    <w:rsid w:val="52AE6E34"/>
    <w:rsid w:val="52B58FAC"/>
    <w:rsid w:val="52B7266A"/>
    <w:rsid w:val="52B761DD"/>
    <w:rsid w:val="52BDE3EE"/>
    <w:rsid w:val="52C21B9E"/>
    <w:rsid w:val="52C40F64"/>
    <w:rsid w:val="52CAB091"/>
    <w:rsid w:val="52D7D182"/>
    <w:rsid w:val="52DD33B6"/>
    <w:rsid w:val="52E9FFAD"/>
    <w:rsid w:val="52ED1A6C"/>
    <w:rsid w:val="52EDC00B"/>
    <w:rsid w:val="52F74E49"/>
    <w:rsid w:val="52F9DB0C"/>
    <w:rsid w:val="52FA9B96"/>
    <w:rsid w:val="52FE73B2"/>
    <w:rsid w:val="53097F42"/>
    <w:rsid w:val="5317F617"/>
    <w:rsid w:val="531BC09F"/>
    <w:rsid w:val="532BC5E9"/>
    <w:rsid w:val="532C5091"/>
    <w:rsid w:val="532CC6F9"/>
    <w:rsid w:val="53319CAD"/>
    <w:rsid w:val="5332D495"/>
    <w:rsid w:val="5339EECF"/>
    <w:rsid w:val="533B845E"/>
    <w:rsid w:val="533CD156"/>
    <w:rsid w:val="534663D9"/>
    <w:rsid w:val="534B0A7C"/>
    <w:rsid w:val="5350DD46"/>
    <w:rsid w:val="53595E04"/>
    <w:rsid w:val="535E6EFA"/>
    <w:rsid w:val="53615B1C"/>
    <w:rsid w:val="5361C4A8"/>
    <w:rsid w:val="53626E89"/>
    <w:rsid w:val="5365D814"/>
    <w:rsid w:val="5368DC2D"/>
    <w:rsid w:val="536A1C0B"/>
    <w:rsid w:val="536FC583"/>
    <w:rsid w:val="5374FA31"/>
    <w:rsid w:val="53765606"/>
    <w:rsid w:val="5379283D"/>
    <w:rsid w:val="537A27D4"/>
    <w:rsid w:val="537DB066"/>
    <w:rsid w:val="53809AAB"/>
    <w:rsid w:val="5384A841"/>
    <w:rsid w:val="53886695"/>
    <w:rsid w:val="538A8C56"/>
    <w:rsid w:val="538AD8EC"/>
    <w:rsid w:val="5392050A"/>
    <w:rsid w:val="5392827B"/>
    <w:rsid w:val="53975074"/>
    <w:rsid w:val="5399DDAA"/>
    <w:rsid w:val="539EC3F3"/>
    <w:rsid w:val="539F5155"/>
    <w:rsid w:val="539F9072"/>
    <w:rsid w:val="53AB0D4B"/>
    <w:rsid w:val="53B5923B"/>
    <w:rsid w:val="53B5D0C0"/>
    <w:rsid w:val="53BA1DCF"/>
    <w:rsid w:val="53BF3A06"/>
    <w:rsid w:val="53C0CED3"/>
    <w:rsid w:val="53C1271A"/>
    <w:rsid w:val="53C1DE82"/>
    <w:rsid w:val="53CB7398"/>
    <w:rsid w:val="53CB8797"/>
    <w:rsid w:val="53CF2934"/>
    <w:rsid w:val="53D811EC"/>
    <w:rsid w:val="53D91B95"/>
    <w:rsid w:val="53DC58DB"/>
    <w:rsid w:val="53DD6661"/>
    <w:rsid w:val="53DDDDD6"/>
    <w:rsid w:val="53E05EEE"/>
    <w:rsid w:val="53E24F5B"/>
    <w:rsid w:val="53E53AC6"/>
    <w:rsid w:val="53E7D681"/>
    <w:rsid w:val="53E9F9AD"/>
    <w:rsid w:val="53EBCDC0"/>
    <w:rsid w:val="53EBD105"/>
    <w:rsid w:val="53EF8910"/>
    <w:rsid w:val="53F5C12F"/>
    <w:rsid w:val="53F6EA09"/>
    <w:rsid w:val="53F8F104"/>
    <w:rsid w:val="53FB246B"/>
    <w:rsid w:val="53FF011B"/>
    <w:rsid w:val="54019452"/>
    <w:rsid w:val="54023F28"/>
    <w:rsid w:val="5406EECB"/>
    <w:rsid w:val="5408DB37"/>
    <w:rsid w:val="5409D27A"/>
    <w:rsid w:val="540CB114"/>
    <w:rsid w:val="541169EB"/>
    <w:rsid w:val="541221A5"/>
    <w:rsid w:val="5415992A"/>
    <w:rsid w:val="541780C4"/>
    <w:rsid w:val="54191475"/>
    <w:rsid w:val="5420350A"/>
    <w:rsid w:val="5424C197"/>
    <w:rsid w:val="5424F2B8"/>
    <w:rsid w:val="54287C68"/>
    <w:rsid w:val="54294FB9"/>
    <w:rsid w:val="542A1D21"/>
    <w:rsid w:val="542F7D4C"/>
    <w:rsid w:val="54325C94"/>
    <w:rsid w:val="5433DC3E"/>
    <w:rsid w:val="5436F109"/>
    <w:rsid w:val="54386956"/>
    <w:rsid w:val="543EFDD8"/>
    <w:rsid w:val="5446B3EE"/>
    <w:rsid w:val="5446E699"/>
    <w:rsid w:val="54477B92"/>
    <w:rsid w:val="544A7BF8"/>
    <w:rsid w:val="5457CE74"/>
    <w:rsid w:val="545BA75B"/>
    <w:rsid w:val="545F883F"/>
    <w:rsid w:val="5463FA50"/>
    <w:rsid w:val="546558C0"/>
    <w:rsid w:val="546651DB"/>
    <w:rsid w:val="54672D63"/>
    <w:rsid w:val="54699821"/>
    <w:rsid w:val="546FCFB1"/>
    <w:rsid w:val="5470F86E"/>
    <w:rsid w:val="547245D9"/>
    <w:rsid w:val="5473898A"/>
    <w:rsid w:val="547B1006"/>
    <w:rsid w:val="547C7355"/>
    <w:rsid w:val="547EA12F"/>
    <w:rsid w:val="548488AB"/>
    <w:rsid w:val="5484BAC3"/>
    <w:rsid w:val="54874231"/>
    <w:rsid w:val="5489C346"/>
    <w:rsid w:val="548BFEAA"/>
    <w:rsid w:val="5491390A"/>
    <w:rsid w:val="5493F9DA"/>
    <w:rsid w:val="549460C7"/>
    <w:rsid w:val="54949CD2"/>
    <w:rsid w:val="54970339"/>
    <w:rsid w:val="5498427C"/>
    <w:rsid w:val="549984BA"/>
    <w:rsid w:val="549A82F0"/>
    <w:rsid w:val="549F7BE1"/>
    <w:rsid w:val="54A1370E"/>
    <w:rsid w:val="54A4AB87"/>
    <w:rsid w:val="54A6D89F"/>
    <w:rsid w:val="54B128C7"/>
    <w:rsid w:val="54B51D85"/>
    <w:rsid w:val="54BD42CF"/>
    <w:rsid w:val="54C00299"/>
    <w:rsid w:val="54C06752"/>
    <w:rsid w:val="54C0A57D"/>
    <w:rsid w:val="54C35255"/>
    <w:rsid w:val="54C7443A"/>
    <w:rsid w:val="54CDF665"/>
    <w:rsid w:val="54CFE871"/>
    <w:rsid w:val="54D29A8B"/>
    <w:rsid w:val="54DAB41E"/>
    <w:rsid w:val="54E3A2E4"/>
    <w:rsid w:val="54F0253F"/>
    <w:rsid w:val="54F22555"/>
    <w:rsid w:val="54F2CF82"/>
    <w:rsid w:val="54FB1CBA"/>
    <w:rsid w:val="54FC015C"/>
    <w:rsid w:val="54FCCB84"/>
    <w:rsid w:val="54FE7F1E"/>
    <w:rsid w:val="55009763"/>
    <w:rsid w:val="5504E604"/>
    <w:rsid w:val="550EF7A4"/>
    <w:rsid w:val="55109DBA"/>
    <w:rsid w:val="5512A1F3"/>
    <w:rsid w:val="55189F6C"/>
    <w:rsid w:val="5519E834"/>
    <w:rsid w:val="551A5441"/>
    <w:rsid w:val="551F78E9"/>
    <w:rsid w:val="551F8643"/>
    <w:rsid w:val="552039C3"/>
    <w:rsid w:val="55212657"/>
    <w:rsid w:val="5524964E"/>
    <w:rsid w:val="552A0F1C"/>
    <w:rsid w:val="552B2D04"/>
    <w:rsid w:val="552ED43F"/>
    <w:rsid w:val="5532589A"/>
    <w:rsid w:val="553270CD"/>
    <w:rsid w:val="55346835"/>
    <w:rsid w:val="5535AA86"/>
    <w:rsid w:val="55371AAC"/>
    <w:rsid w:val="55479F99"/>
    <w:rsid w:val="5548DCE1"/>
    <w:rsid w:val="554C3FDE"/>
    <w:rsid w:val="554D171B"/>
    <w:rsid w:val="554FD5F4"/>
    <w:rsid w:val="55536090"/>
    <w:rsid w:val="5557F287"/>
    <w:rsid w:val="555CC607"/>
    <w:rsid w:val="555E3656"/>
    <w:rsid w:val="55629F77"/>
    <w:rsid w:val="5565326A"/>
    <w:rsid w:val="55666CD1"/>
    <w:rsid w:val="5566FDF7"/>
    <w:rsid w:val="5568437C"/>
    <w:rsid w:val="556D2DD4"/>
    <w:rsid w:val="556FA539"/>
    <w:rsid w:val="557151F8"/>
    <w:rsid w:val="55776B45"/>
    <w:rsid w:val="55785520"/>
    <w:rsid w:val="5585CACF"/>
    <w:rsid w:val="558AC41E"/>
    <w:rsid w:val="558D2A89"/>
    <w:rsid w:val="558DC9E4"/>
    <w:rsid w:val="5590899D"/>
    <w:rsid w:val="55958A01"/>
    <w:rsid w:val="5596750F"/>
    <w:rsid w:val="5599DD05"/>
    <w:rsid w:val="559A6A48"/>
    <w:rsid w:val="559B7A94"/>
    <w:rsid w:val="55A63B5C"/>
    <w:rsid w:val="55A70817"/>
    <w:rsid w:val="55AA2463"/>
    <w:rsid w:val="55AB4A09"/>
    <w:rsid w:val="55ACE531"/>
    <w:rsid w:val="55AE6EED"/>
    <w:rsid w:val="55AF95DE"/>
    <w:rsid w:val="55B10518"/>
    <w:rsid w:val="55B5D990"/>
    <w:rsid w:val="55B7A2EF"/>
    <w:rsid w:val="55B800F2"/>
    <w:rsid w:val="55BC782B"/>
    <w:rsid w:val="55BE6402"/>
    <w:rsid w:val="55C1EA8B"/>
    <w:rsid w:val="55C9EA14"/>
    <w:rsid w:val="55CF6653"/>
    <w:rsid w:val="55D41C61"/>
    <w:rsid w:val="55D4B0FB"/>
    <w:rsid w:val="55D80C89"/>
    <w:rsid w:val="55F3FC4B"/>
    <w:rsid w:val="55F72F93"/>
    <w:rsid w:val="55F78B5E"/>
    <w:rsid w:val="55F7B516"/>
    <w:rsid w:val="55F96C4E"/>
    <w:rsid w:val="560210D9"/>
    <w:rsid w:val="560786DD"/>
    <w:rsid w:val="5608BED7"/>
    <w:rsid w:val="560ED213"/>
    <w:rsid w:val="560EEA43"/>
    <w:rsid w:val="5615E789"/>
    <w:rsid w:val="561CD522"/>
    <w:rsid w:val="562411F9"/>
    <w:rsid w:val="5624D969"/>
    <w:rsid w:val="5627BE47"/>
    <w:rsid w:val="562987F6"/>
    <w:rsid w:val="562FD166"/>
    <w:rsid w:val="56327FF3"/>
    <w:rsid w:val="563585FA"/>
    <w:rsid w:val="56374872"/>
    <w:rsid w:val="563D6E43"/>
    <w:rsid w:val="563DAA0F"/>
    <w:rsid w:val="564163EB"/>
    <w:rsid w:val="56490156"/>
    <w:rsid w:val="564A47DE"/>
    <w:rsid w:val="564A63A4"/>
    <w:rsid w:val="565159D9"/>
    <w:rsid w:val="565166D5"/>
    <w:rsid w:val="56545112"/>
    <w:rsid w:val="5657CBF6"/>
    <w:rsid w:val="565845BB"/>
    <w:rsid w:val="565FB163"/>
    <w:rsid w:val="566144DB"/>
    <w:rsid w:val="5663F052"/>
    <w:rsid w:val="56647287"/>
    <w:rsid w:val="56662434"/>
    <w:rsid w:val="56681A06"/>
    <w:rsid w:val="56684F7F"/>
    <w:rsid w:val="566D124E"/>
    <w:rsid w:val="566E8186"/>
    <w:rsid w:val="56778A82"/>
    <w:rsid w:val="5677CEEF"/>
    <w:rsid w:val="5679FEC0"/>
    <w:rsid w:val="568241F0"/>
    <w:rsid w:val="5682A9EF"/>
    <w:rsid w:val="56844337"/>
    <w:rsid w:val="5686BE60"/>
    <w:rsid w:val="56883AD5"/>
    <w:rsid w:val="568BEF52"/>
    <w:rsid w:val="568C3D14"/>
    <w:rsid w:val="5691A097"/>
    <w:rsid w:val="56936021"/>
    <w:rsid w:val="569BD9B7"/>
    <w:rsid w:val="56A2D8F6"/>
    <w:rsid w:val="56A3E965"/>
    <w:rsid w:val="56A463A0"/>
    <w:rsid w:val="56A65268"/>
    <w:rsid w:val="56A672D8"/>
    <w:rsid w:val="56B49A5E"/>
    <w:rsid w:val="56B4CC63"/>
    <w:rsid w:val="56B5DE13"/>
    <w:rsid w:val="56B7DF7A"/>
    <w:rsid w:val="56BAF0C9"/>
    <w:rsid w:val="56BD2E57"/>
    <w:rsid w:val="56BF9E09"/>
    <w:rsid w:val="56C27635"/>
    <w:rsid w:val="56C32D70"/>
    <w:rsid w:val="56C63B50"/>
    <w:rsid w:val="56C7828D"/>
    <w:rsid w:val="56C91064"/>
    <w:rsid w:val="56D4477A"/>
    <w:rsid w:val="56D5C5AD"/>
    <w:rsid w:val="56DC1BFD"/>
    <w:rsid w:val="56DF5C65"/>
    <w:rsid w:val="56E39140"/>
    <w:rsid w:val="56E4B600"/>
    <w:rsid w:val="56E638CA"/>
    <w:rsid w:val="56EF5AB1"/>
    <w:rsid w:val="56F0AE44"/>
    <w:rsid w:val="56F1B813"/>
    <w:rsid w:val="56F3A2D5"/>
    <w:rsid w:val="56F418D9"/>
    <w:rsid w:val="56F5D1D4"/>
    <w:rsid w:val="56FDD08F"/>
    <w:rsid w:val="5700B4A9"/>
    <w:rsid w:val="57082FA6"/>
    <w:rsid w:val="57092975"/>
    <w:rsid w:val="570AA383"/>
    <w:rsid w:val="570DD213"/>
    <w:rsid w:val="57119580"/>
    <w:rsid w:val="57162814"/>
    <w:rsid w:val="571869AA"/>
    <w:rsid w:val="5719E7A0"/>
    <w:rsid w:val="571AE14B"/>
    <w:rsid w:val="572476A5"/>
    <w:rsid w:val="572ADB81"/>
    <w:rsid w:val="573A6FB7"/>
    <w:rsid w:val="5740973D"/>
    <w:rsid w:val="5742723E"/>
    <w:rsid w:val="5744C747"/>
    <w:rsid w:val="574B3D05"/>
    <w:rsid w:val="574C4614"/>
    <w:rsid w:val="57513E84"/>
    <w:rsid w:val="5755B854"/>
    <w:rsid w:val="575B104B"/>
    <w:rsid w:val="575C79E3"/>
    <w:rsid w:val="575D0F96"/>
    <w:rsid w:val="575F1FA9"/>
    <w:rsid w:val="576693A5"/>
    <w:rsid w:val="576B14D6"/>
    <w:rsid w:val="576C11F8"/>
    <w:rsid w:val="576C1FF5"/>
    <w:rsid w:val="576E4766"/>
    <w:rsid w:val="576EB5AC"/>
    <w:rsid w:val="57701543"/>
    <w:rsid w:val="577155BA"/>
    <w:rsid w:val="577210A4"/>
    <w:rsid w:val="5774AA65"/>
    <w:rsid w:val="5775FABF"/>
    <w:rsid w:val="57768C36"/>
    <w:rsid w:val="57774F5A"/>
    <w:rsid w:val="577CC13E"/>
    <w:rsid w:val="577F231B"/>
    <w:rsid w:val="5781D1EE"/>
    <w:rsid w:val="578EE6D8"/>
    <w:rsid w:val="57940B42"/>
    <w:rsid w:val="5795564E"/>
    <w:rsid w:val="579A688F"/>
    <w:rsid w:val="579D3836"/>
    <w:rsid w:val="57AD067F"/>
    <w:rsid w:val="57ADC3C9"/>
    <w:rsid w:val="57B102C2"/>
    <w:rsid w:val="57B2B0D2"/>
    <w:rsid w:val="57B2FB2C"/>
    <w:rsid w:val="57BA06E3"/>
    <w:rsid w:val="57BD2D50"/>
    <w:rsid w:val="57BD3415"/>
    <w:rsid w:val="57C53AFB"/>
    <w:rsid w:val="57C5B4F3"/>
    <w:rsid w:val="57C77CAA"/>
    <w:rsid w:val="57CB1207"/>
    <w:rsid w:val="57CC1A57"/>
    <w:rsid w:val="57CD59EC"/>
    <w:rsid w:val="57D06982"/>
    <w:rsid w:val="57D3B3E7"/>
    <w:rsid w:val="57EA3EA0"/>
    <w:rsid w:val="57F0E562"/>
    <w:rsid w:val="57F58955"/>
    <w:rsid w:val="57F5B671"/>
    <w:rsid w:val="57FEDB58"/>
    <w:rsid w:val="57FFF35E"/>
    <w:rsid w:val="580E52C0"/>
    <w:rsid w:val="58106530"/>
    <w:rsid w:val="581CAC9F"/>
    <w:rsid w:val="581DE5B0"/>
    <w:rsid w:val="5825DCD0"/>
    <w:rsid w:val="582A22FF"/>
    <w:rsid w:val="582E2A5B"/>
    <w:rsid w:val="582F3017"/>
    <w:rsid w:val="58312CB3"/>
    <w:rsid w:val="583368EA"/>
    <w:rsid w:val="5835307E"/>
    <w:rsid w:val="58411326"/>
    <w:rsid w:val="58425A16"/>
    <w:rsid w:val="58447E97"/>
    <w:rsid w:val="5844DE00"/>
    <w:rsid w:val="584A90C7"/>
    <w:rsid w:val="584BCBFB"/>
    <w:rsid w:val="584D517D"/>
    <w:rsid w:val="585A732E"/>
    <w:rsid w:val="585B6284"/>
    <w:rsid w:val="5861EE02"/>
    <w:rsid w:val="5866F66A"/>
    <w:rsid w:val="5867D280"/>
    <w:rsid w:val="586DCA31"/>
    <w:rsid w:val="58710827"/>
    <w:rsid w:val="5876012C"/>
    <w:rsid w:val="58770DA8"/>
    <w:rsid w:val="588E553D"/>
    <w:rsid w:val="588FF1DC"/>
    <w:rsid w:val="58993984"/>
    <w:rsid w:val="589D971C"/>
    <w:rsid w:val="58A60C57"/>
    <w:rsid w:val="58A94669"/>
    <w:rsid w:val="58AB4AB9"/>
    <w:rsid w:val="58AD06C1"/>
    <w:rsid w:val="58B5EBD6"/>
    <w:rsid w:val="58C37329"/>
    <w:rsid w:val="58C7F741"/>
    <w:rsid w:val="58D53CC5"/>
    <w:rsid w:val="58DA6982"/>
    <w:rsid w:val="58DB6A1D"/>
    <w:rsid w:val="58DF2F72"/>
    <w:rsid w:val="58E0221B"/>
    <w:rsid w:val="58E32F7D"/>
    <w:rsid w:val="58E38236"/>
    <w:rsid w:val="58EB0083"/>
    <w:rsid w:val="58F3BFA0"/>
    <w:rsid w:val="59049F1C"/>
    <w:rsid w:val="5907A1CA"/>
    <w:rsid w:val="590BD032"/>
    <w:rsid w:val="590E0C7B"/>
    <w:rsid w:val="591285A2"/>
    <w:rsid w:val="5916220F"/>
    <w:rsid w:val="5918A37B"/>
    <w:rsid w:val="591985A1"/>
    <w:rsid w:val="5919C42F"/>
    <w:rsid w:val="59239DBC"/>
    <w:rsid w:val="592797E7"/>
    <w:rsid w:val="5932C98B"/>
    <w:rsid w:val="59333C46"/>
    <w:rsid w:val="5935BCE3"/>
    <w:rsid w:val="59377A3E"/>
    <w:rsid w:val="5937BFEB"/>
    <w:rsid w:val="59430842"/>
    <w:rsid w:val="59498C0C"/>
    <w:rsid w:val="594990A7"/>
    <w:rsid w:val="594FE61B"/>
    <w:rsid w:val="5952CC28"/>
    <w:rsid w:val="59558BA3"/>
    <w:rsid w:val="5956A5EC"/>
    <w:rsid w:val="595F6185"/>
    <w:rsid w:val="596571F1"/>
    <w:rsid w:val="59686AC0"/>
    <w:rsid w:val="596AB255"/>
    <w:rsid w:val="596E36EB"/>
    <w:rsid w:val="59722DC3"/>
    <w:rsid w:val="5974CDBF"/>
    <w:rsid w:val="59767C24"/>
    <w:rsid w:val="59776A2D"/>
    <w:rsid w:val="5979F8AA"/>
    <w:rsid w:val="59830B78"/>
    <w:rsid w:val="59844FE7"/>
    <w:rsid w:val="59868DE6"/>
    <w:rsid w:val="5986F3C5"/>
    <w:rsid w:val="598728DD"/>
    <w:rsid w:val="5987FA01"/>
    <w:rsid w:val="598A7022"/>
    <w:rsid w:val="5997EBE3"/>
    <w:rsid w:val="599CF7B3"/>
    <w:rsid w:val="599DD1F3"/>
    <w:rsid w:val="599EBFEA"/>
    <w:rsid w:val="59A45011"/>
    <w:rsid w:val="59A53C39"/>
    <w:rsid w:val="59A74A25"/>
    <w:rsid w:val="59A8482B"/>
    <w:rsid w:val="59A8F5D7"/>
    <w:rsid w:val="59B25612"/>
    <w:rsid w:val="59BF845E"/>
    <w:rsid w:val="59C3ADC1"/>
    <w:rsid w:val="59C60581"/>
    <w:rsid w:val="59C748AC"/>
    <w:rsid w:val="59CF408F"/>
    <w:rsid w:val="59D0986D"/>
    <w:rsid w:val="59D37D7B"/>
    <w:rsid w:val="59D7D247"/>
    <w:rsid w:val="59D9F588"/>
    <w:rsid w:val="59DA2F95"/>
    <w:rsid w:val="59DDFB5D"/>
    <w:rsid w:val="59E3F89A"/>
    <w:rsid w:val="59E7B463"/>
    <w:rsid w:val="59E9842A"/>
    <w:rsid w:val="59EA806D"/>
    <w:rsid w:val="59F0AEC9"/>
    <w:rsid w:val="59F4A6E7"/>
    <w:rsid w:val="59FA350D"/>
    <w:rsid w:val="59FC7DC8"/>
    <w:rsid w:val="5A0135A5"/>
    <w:rsid w:val="5A01F4AA"/>
    <w:rsid w:val="5A02E47D"/>
    <w:rsid w:val="5A0A04E7"/>
    <w:rsid w:val="5A0FA16D"/>
    <w:rsid w:val="5A18EE89"/>
    <w:rsid w:val="5A1FE8E8"/>
    <w:rsid w:val="5A28DD3D"/>
    <w:rsid w:val="5A2B42E7"/>
    <w:rsid w:val="5A2CB282"/>
    <w:rsid w:val="5A2E3AA8"/>
    <w:rsid w:val="5A334F98"/>
    <w:rsid w:val="5A337E0A"/>
    <w:rsid w:val="5A3515B3"/>
    <w:rsid w:val="5A360F85"/>
    <w:rsid w:val="5A40F1E3"/>
    <w:rsid w:val="5A41C610"/>
    <w:rsid w:val="5A421A82"/>
    <w:rsid w:val="5A4393B7"/>
    <w:rsid w:val="5A467955"/>
    <w:rsid w:val="5A486C7F"/>
    <w:rsid w:val="5A4BB0D6"/>
    <w:rsid w:val="5A51FA95"/>
    <w:rsid w:val="5A52A9A5"/>
    <w:rsid w:val="5A5CB156"/>
    <w:rsid w:val="5A608F26"/>
    <w:rsid w:val="5A60F504"/>
    <w:rsid w:val="5A669359"/>
    <w:rsid w:val="5A68774D"/>
    <w:rsid w:val="5A68B11C"/>
    <w:rsid w:val="5A6AAA74"/>
    <w:rsid w:val="5A6F3A84"/>
    <w:rsid w:val="5A74178B"/>
    <w:rsid w:val="5A7B86E6"/>
    <w:rsid w:val="5A7D1D2A"/>
    <w:rsid w:val="5A7FDBFE"/>
    <w:rsid w:val="5A7FF399"/>
    <w:rsid w:val="5A81483F"/>
    <w:rsid w:val="5A822688"/>
    <w:rsid w:val="5A8244F9"/>
    <w:rsid w:val="5A843701"/>
    <w:rsid w:val="5A850328"/>
    <w:rsid w:val="5A857D6A"/>
    <w:rsid w:val="5A8701FF"/>
    <w:rsid w:val="5A873358"/>
    <w:rsid w:val="5A8A2C90"/>
    <w:rsid w:val="5A90C948"/>
    <w:rsid w:val="5A951895"/>
    <w:rsid w:val="5A954D85"/>
    <w:rsid w:val="5A9961B4"/>
    <w:rsid w:val="5A9BB8F1"/>
    <w:rsid w:val="5AA39CA8"/>
    <w:rsid w:val="5AA763C3"/>
    <w:rsid w:val="5AA76D63"/>
    <w:rsid w:val="5AA93FF2"/>
    <w:rsid w:val="5AB0463F"/>
    <w:rsid w:val="5AB05E61"/>
    <w:rsid w:val="5AB10169"/>
    <w:rsid w:val="5AB24DB6"/>
    <w:rsid w:val="5AB68A91"/>
    <w:rsid w:val="5AB87A18"/>
    <w:rsid w:val="5ABB4EA9"/>
    <w:rsid w:val="5AC4CDAA"/>
    <w:rsid w:val="5AC4EFA6"/>
    <w:rsid w:val="5ACB03FD"/>
    <w:rsid w:val="5ACEEEF9"/>
    <w:rsid w:val="5AD0F34F"/>
    <w:rsid w:val="5AD2740B"/>
    <w:rsid w:val="5AD53A29"/>
    <w:rsid w:val="5AD95EB4"/>
    <w:rsid w:val="5AD9FDD6"/>
    <w:rsid w:val="5ADC54A8"/>
    <w:rsid w:val="5AE7B54A"/>
    <w:rsid w:val="5AE95DFB"/>
    <w:rsid w:val="5AEDD737"/>
    <w:rsid w:val="5AEFDE4E"/>
    <w:rsid w:val="5AF16D5C"/>
    <w:rsid w:val="5AF4D601"/>
    <w:rsid w:val="5AFC25BA"/>
    <w:rsid w:val="5B06BC66"/>
    <w:rsid w:val="5B086C54"/>
    <w:rsid w:val="5B0DC244"/>
    <w:rsid w:val="5B0E5377"/>
    <w:rsid w:val="5B1266AF"/>
    <w:rsid w:val="5B18A3C3"/>
    <w:rsid w:val="5B1C2A0B"/>
    <w:rsid w:val="5B1F3270"/>
    <w:rsid w:val="5B2081DE"/>
    <w:rsid w:val="5B21CD04"/>
    <w:rsid w:val="5B22301B"/>
    <w:rsid w:val="5B236838"/>
    <w:rsid w:val="5B28B82F"/>
    <w:rsid w:val="5B35A514"/>
    <w:rsid w:val="5B40477B"/>
    <w:rsid w:val="5B4557F8"/>
    <w:rsid w:val="5B455817"/>
    <w:rsid w:val="5B473199"/>
    <w:rsid w:val="5B47F16E"/>
    <w:rsid w:val="5B502E92"/>
    <w:rsid w:val="5B509FAE"/>
    <w:rsid w:val="5B5D9FE4"/>
    <w:rsid w:val="5B5F5AE1"/>
    <w:rsid w:val="5B62C1A3"/>
    <w:rsid w:val="5B64B77F"/>
    <w:rsid w:val="5B674717"/>
    <w:rsid w:val="5B6D265D"/>
    <w:rsid w:val="5B6E96AD"/>
    <w:rsid w:val="5B7804DA"/>
    <w:rsid w:val="5B7CD3C6"/>
    <w:rsid w:val="5B7F957D"/>
    <w:rsid w:val="5B81DEFE"/>
    <w:rsid w:val="5B835134"/>
    <w:rsid w:val="5B8D1AE4"/>
    <w:rsid w:val="5B9BF5EE"/>
    <w:rsid w:val="5B9C8479"/>
    <w:rsid w:val="5B9DA0FD"/>
    <w:rsid w:val="5B9E1036"/>
    <w:rsid w:val="5BA010A0"/>
    <w:rsid w:val="5BA23147"/>
    <w:rsid w:val="5BAC8A77"/>
    <w:rsid w:val="5BB23532"/>
    <w:rsid w:val="5BB401F1"/>
    <w:rsid w:val="5BB49D9E"/>
    <w:rsid w:val="5BB56002"/>
    <w:rsid w:val="5BB608D5"/>
    <w:rsid w:val="5BB8DD72"/>
    <w:rsid w:val="5BBA6205"/>
    <w:rsid w:val="5BBADFC2"/>
    <w:rsid w:val="5BBE4B71"/>
    <w:rsid w:val="5BC1D6CA"/>
    <w:rsid w:val="5BC2E170"/>
    <w:rsid w:val="5BC31515"/>
    <w:rsid w:val="5BC64CF0"/>
    <w:rsid w:val="5BCCE169"/>
    <w:rsid w:val="5BCF1808"/>
    <w:rsid w:val="5BD35221"/>
    <w:rsid w:val="5BD3C218"/>
    <w:rsid w:val="5BD6289E"/>
    <w:rsid w:val="5BDA5FEC"/>
    <w:rsid w:val="5BDDC6D6"/>
    <w:rsid w:val="5BE7CB73"/>
    <w:rsid w:val="5BEACCC9"/>
    <w:rsid w:val="5BEB398D"/>
    <w:rsid w:val="5BF62CE7"/>
    <w:rsid w:val="5BF7188A"/>
    <w:rsid w:val="5BFC7DB7"/>
    <w:rsid w:val="5C05BE90"/>
    <w:rsid w:val="5C07DD5A"/>
    <w:rsid w:val="5C1121D5"/>
    <w:rsid w:val="5C15D718"/>
    <w:rsid w:val="5C15ED43"/>
    <w:rsid w:val="5C1EE8EF"/>
    <w:rsid w:val="5C202347"/>
    <w:rsid w:val="5C2114B7"/>
    <w:rsid w:val="5C27F572"/>
    <w:rsid w:val="5C284957"/>
    <w:rsid w:val="5C3145B6"/>
    <w:rsid w:val="5C3A1315"/>
    <w:rsid w:val="5C3ADFD2"/>
    <w:rsid w:val="5C3BB885"/>
    <w:rsid w:val="5C413A94"/>
    <w:rsid w:val="5C4253D9"/>
    <w:rsid w:val="5C461520"/>
    <w:rsid w:val="5C465FA4"/>
    <w:rsid w:val="5C46BBCB"/>
    <w:rsid w:val="5C47190E"/>
    <w:rsid w:val="5C4A39FE"/>
    <w:rsid w:val="5C4D2C45"/>
    <w:rsid w:val="5C508C50"/>
    <w:rsid w:val="5C50DFD1"/>
    <w:rsid w:val="5C519A13"/>
    <w:rsid w:val="5C5E2B54"/>
    <w:rsid w:val="5C5E4D26"/>
    <w:rsid w:val="5C61B0D8"/>
    <w:rsid w:val="5C62AAE0"/>
    <w:rsid w:val="5C7446A9"/>
    <w:rsid w:val="5C7B0CF3"/>
    <w:rsid w:val="5C853F4F"/>
    <w:rsid w:val="5C93ADC2"/>
    <w:rsid w:val="5C93E462"/>
    <w:rsid w:val="5C9B3654"/>
    <w:rsid w:val="5C9D7144"/>
    <w:rsid w:val="5C9ECE76"/>
    <w:rsid w:val="5CA4F433"/>
    <w:rsid w:val="5CAC4DE4"/>
    <w:rsid w:val="5CAE8599"/>
    <w:rsid w:val="5CB0CD75"/>
    <w:rsid w:val="5CB84C96"/>
    <w:rsid w:val="5CBAD561"/>
    <w:rsid w:val="5CBD21EC"/>
    <w:rsid w:val="5CC1B44A"/>
    <w:rsid w:val="5CC28725"/>
    <w:rsid w:val="5CC3304F"/>
    <w:rsid w:val="5CD2EF71"/>
    <w:rsid w:val="5CD4C251"/>
    <w:rsid w:val="5CDB5092"/>
    <w:rsid w:val="5CE3500A"/>
    <w:rsid w:val="5CE70DA2"/>
    <w:rsid w:val="5CF5973D"/>
    <w:rsid w:val="5CF8302F"/>
    <w:rsid w:val="5D019FF4"/>
    <w:rsid w:val="5D027489"/>
    <w:rsid w:val="5D030773"/>
    <w:rsid w:val="5D061574"/>
    <w:rsid w:val="5D0A481F"/>
    <w:rsid w:val="5D10E032"/>
    <w:rsid w:val="5D11C173"/>
    <w:rsid w:val="5D1CD6EF"/>
    <w:rsid w:val="5D244C5A"/>
    <w:rsid w:val="5D26FD30"/>
    <w:rsid w:val="5D29A105"/>
    <w:rsid w:val="5D2E9A60"/>
    <w:rsid w:val="5D30B0D3"/>
    <w:rsid w:val="5D311A22"/>
    <w:rsid w:val="5D350661"/>
    <w:rsid w:val="5D38A9B5"/>
    <w:rsid w:val="5D3A0023"/>
    <w:rsid w:val="5D3B019C"/>
    <w:rsid w:val="5D42E5CD"/>
    <w:rsid w:val="5D42EF70"/>
    <w:rsid w:val="5D4EBC5E"/>
    <w:rsid w:val="5D5B720D"/>
    <w:rsid w:val="5D65087F"/>
    <w:rsid w:val="5D651ACA"/>
    <w:rsid w:val="5D6B15AE"/>
    <w:rsid w:val="5D6CA57C"/>
    <w:rsid w:val="5D76C0C6"/>
    <w:rsid w:val="5D7C93ED"/>
    <w:rsid w:val="5D7E2B19"/>
    <w:rsid w:val="5D81FC62"/>
    <w:rsid w:val="5D922A68"/>
    <w:rsid w:val="5D93FF4A"/>
    <w:rsid w:val="5D94C94C"/>
    <w:rsid w:val="5D99686E"/>
    <w:rsid w:val="5DAA02DB"/>
    <w:rsid w:val="5DAD75A9"/>
    <w:rsid w:val="5DB0D44B"/>
    <w:rsid w:val="5DB17DC4"/>
    <w:rsid w:val="5DB2E148"/>
    <w:rsid w:val="5DB88431"/>
    <w:rsid w:val="5DBD880B"/>
    <w:rsid w:val="5DBE55AA"/>
    <w:rsid w:val="5DBF57BB"/>
    <w:rsid w:val="5DC6E522"/>
    <w:rsid w:val="5DCA3E57"/>
    <w:rsid w:val="5DCC6D5F"/>
    <w:rsid w:val="5DCEF2B2"/>
    <w:rsid w:val="5DE4093A"/>
    <w:rsid w:val="5DE8F4F0"/>
    <w:rsid w:val="5DEB71B9"/>
    <w:rsid w:val="5DEE23CA"/>
    <w:rsid w:val="5DF04F7A"/>
    <w:rsid w:val="5DF6CFFA"/>
    <w:rsid w:val="5DF6F118"/>
    <w:rsid w:val="5E08984A"/>
    <w:rsid w:val="5E08D8CB"/>
    <w:rsid w:val="5E0BFA5B"/>
    <w:rsid w:val="5E117733"/>
    <w:rsid w:val="5E159628"/>
    <w:rsid w:val="5E17AEDB"/>
    <w:rsid w:val="5E19FFB6"/>
    <w:rsid w:val="5E22680F"/>
    <w:rsid w:val="5E2427CE"/>
    <w:rsid w:val="5E2B3BDA"/>
    <w:rsid w:val="5E2F56A4"/>
    <w:rsid w:val="5E2FCC47"/>
    <w:rsid w:val="5E2FE696"/>
    <w:rsid w:val="5E37F774"/>
    <w:rsid w:val="5E39E6F4"/>
    <w:rsid w:val="5E47AF3A"/>
    <w:rsid w:val="5E48E10E"/>
    <w:rsid w:val="5E50CFE6"/>
    <w:rsid w:val="5E51516A"/>
    <w:rsid w:val="5E5A3E90"/>
    <w:rsid w:val="5E603A1B"/>
    <w:rsid w:val="5E69EB9D"/>
    <w:rsid w:val="5E77BE36"/>
    <w:rsid w:val="5E7804C0"/>
    <w:rsid w:val="5E785184"/>
    <w:rsid w:val="5E82F3C6"/>
    <w:rsid w:val="5E90FDB3"/>
    <w:rsid w:val="5E939017"/>
    <w:rsid w:val="5E98EB8A"/>
    <w:rsid w:val="5E994F99"/>
    <w:rsid w:val="5E9F1E82"/>
    <w:rsid w:val="5EA51A2B"/>
    <w:rsid w:val="5EAC2343"/>
    <w:rsid w:val="5EACECC2"/>
    <w:rsid w:val="5EAF37FA"/>
    <w:rsid w:val="5EB19D55"/>
    <w:rsid w:val="5EB50A33"/>
    <w:rsid w:val="5EB5C3E4"/>
    <w:rsid w:val="5EBB3689"/>
    <w:rsid w:val="5EBC0F33"/>
    <w:rsid w:val="5EBF9BE9"/>
    <w:rsid w:val="5EC9C6D5"/>
    <w:rsid w:val="5ED08D43"/>
    <w:rsid w:val="5ED39C46"/>
    <w:rsid w:val="5ED91EA5"/>
    <w:rsid w:val="5EE16A90"/>
    <w:rsid w:val="5EE1728C"/>
    <w:rsid w:val="5EF4670A"/>
    <w:rsid w:val="5EF6D65D"/>
    <w:rsid w:val="5EF806A2"/>
    <w:rsid w:val="5EF94063"/>
    <w:rsid w:val="5EFC0110"/>
    <w:rsid w:val="5EFD0147"/>
    <w:rsid w:val="5EFF42BA"/>
    <w:rsid w:val="5F00DF93"/>
    <w:rsid w:val="5F04B4F3"/>
    <w:rsid w:val="5F0D8446"/>
    <w:rsid w:val="5F1A756D"/>
    <w:rsid w:val="5F1AFEB9"/>
    <w:rsid w:val="5F2F3798"/>
    <w:rsid w:val="5F35ECB5"/>
    <w:rsid w:val="5F3A4C9C"/>
    <w:rsid w:val="5F4303D9"/>
    <w:rsid w:val="5F49C889"/>
    <w:rsid w:val="5F49EF34"/>
    <w:rsid w:val="5F4CD7BD"/>
    <w:rsid w:val="5F563CEF"/>
    <w:rsid w:val="5F578113"/>
    <w:rsid w:val="5F582B76"/>
    <w:rsid w:val="5F58876B"/>
    <w:rsid w:val="5F5E1EE6"/>
    <w:rsid w:val="5F5FD2C3"/>
    <w:rsid w:val="5F69B72E"/>
    <w:rsid w:val="5F6C7D9F"/>
    <w:rsid w:val="5F6D73C6"/>
    <w:rsid w:val="5F6F403E"/>
    <w:rsid w:val="5F80492E"/>
    <w:rsid w:val="5F821FE1"/>
    <w:rsid w:val="5F895762"/>
    <w:rsid w:val="5F905466"/>
    <w:rsid w:val="5F924710"/>
    <w:rsid w:val="5F945B6F"/>
    <w:rsid w:val="5FB20CC8"/>
    <w:rsid w:val="5FB68023"/>
    <w:rsid w:val="5FB740B7"/>
    <w:rsid w:val="5FB79609"/>
    <w:rsid w:val="5FC7390B"/>
    <w:rsid w:val="5FC9A642"/>
    <w:rsid w:val="5FC9E942"/>
    <w:rsid w:val="5FCD7C4C"/>
    <w:rsid w:val="5FD402E8"/>
    <w:rsid w:val="5FD6DA00"/>
    <w:rsid w:val="5FDF6896"/>
    <w:rsid w:val="5FE055F1"/>
    <w:rsid w:val="5FE75E0F"/>
    <w:rsid w:val="5FEAC630"/>
    <w:rsid w:val="5FEE92EC"/>
    <w:rsid w:val="5FF081CD"/>
    <w:rsid w:val="5FF1DBF9"/>
    <w:rsid w:val="5FF35E5C"/>
    <w:rsid w:val="5FF7D156"/>
    <w:rsid w:val="5FF8A43F"/>
    <w:rsid w:val="5FFCFD3A"/>
    <w:rsid w:val="5FFE7C18"/>
    <w:rsid w:val="6000A226"/>
    <w:rsid w:val="60012446"/>
    <w:rsid w:val="60015018"/>
    <w:rsid w:val="600592A6"/>
    <w:rsid w:val="60065E00"/>
    <w:rsid w:val="60091CD6"/>
    <w:rsid w:val="600937D8"/>
    <w:rsid w:val="600A09FD"/>
    <w:rsid w:val="6018EEE8"/>
    <w:rsid w:val="601FBBF8"/>
    <w:rsid w:val="6021C656"/>
    <w:rsid w:val="6025F6EC"/>
    <w:rsid w:val="60265664"/>
    <w:rsid w:val="60285DDC"/>
    <w:rsid w:val="6033C56E"/>
    <w:rsid w:val="6036FDEE"/>
    <w:rsid w:val="6038BEE1"/>
    <w:rsid w:val="603A78AD"/>
    <w:rsid w:val="603D86F5"/>
    <w:rsid w:val="603FCFB2"/>
    <w:rsid w:val="604014A6"/>
    <w:rsid w:val="6041DF89"/>
    <w:rsid w:val="6041EBBA"/>
    <w:rsid w:val="6043E058"/>
    <w:rsid w:val="6044F551"/>
    <w:rsid w:val="60479E1D"/>
    <w:rsid w:val="60483DCF"/>
    <w:rsid w:val="60495E75"/>
    <w:rsid w:val="604E1CBA"/>
    <w:rsid w:val="6063EEC6"/>
    <w:rsid w:val="6067B831"/>
    <w:rsid w:val="6070A767"/>
    <w:rsid w:val="60710E97"/>
    <w:rsid w:val="6072D420"/>
    <w:rsid w:val="60741893"/>
    <w:rsid w:val="6075A09D"/>
    <w:rsid w:val="60785FAB"/>
    <w:rsid w:val="607E0F25"/>
    <w:rsid w:val="607F6435"/>
    <w:rsid w:val="608013F3"/>
    <w:rsid w:val="6080314C"/>
    <w:rsid w:val="60803DFD"/>
    <w:rsid w:val="6085205E"/>
    <w:rsid w:val="6086C532"/>
    <w:rsid w:val="6088E999"/>
    <w:rsid w:val="6093DB63"/>
    <w:rsid w:val="6094F0D7"/>
    <w:rsid w:val="609FD46A"/>
    <w:rsid w:val="60A08BC0"/>
    <w:rsid w:val="60A0B8E6"/>
    <w:rsid w:val="60A88C1F"/>
    <w:rsid w:val="60AA4979"/>
    <w:rsid w:val="60B4C5C1"/>
    <w:rsid w:val="60BD8616"/>
    <w:rsid w:val="60C1BAED"/>
    <w:rsid w:val="60C20CDE"/>
    <w:rsid w:val="60CD243A"/>
    <w:rsid w:val="60DD7850"/>
    <w:rsid w:val="60E03773"/>
    <w:rsid w:val="60E0E8B8"/>
    <w:rsid w:val="60E59422"/>
    <w:rsid w:val="60E6F497"/>
    <w:rsid w:val="60F4A1AD"/>
    <w:rsid w:val="60F846FA"/>
    <w:rsid w:val="60F97F4B"/>
    <w:rsid w:val="60FB8E20"/>
    <w:rsid w:val="60FD5222"/>
    <w:rsid w:val="60FE831F"/>
    <w:rsid w:val="6103CF88"/>
    <w:rsid w:val="610DFC39"/>
    <w:rsid w:val="6113ADFA"/>
    <w:rsid w:val="611847A5"/>
    <w:rsid w:val="611F9969"/>
    <w:rsid w:val="6121E0A3"/>
    <w:rsid w:val="612601FB"/>
    <w:rsid w:val="612E5E8B"/>
    <w:rsid w:val="6136311F"/>
    <w:rsid w:val="613921F6"/>
    <w:rsid w:val="613BBDBD"/>
    <w:rsid w:val="614A9FE4"/>
    <w:rsid w:val="614DE381"/>
    <w:rsid w:val="61518153"/>
    <w:rsid w:val="6152D3DA"/>
    <w:rsid w:val="6155E1BF"/>
    <w:rsid w:val="61590793"/>
    <w:rsid w:val="6160790A"/>
    <w:rsid w:val="6161AB64"/>
    <w:rsid w:val="616337DC"/>
    <w:rsid w:val="6167624A"/>
    <w:rsid w:val="616D630A"/>
    <w:rsid w:val="6170365F"/>
    <w:rsid w:val="617646ED"/>
    <w:rsid w:val="617B366B"/>
    <w:rsid w:val="617D5064"/>
    <w:rsid w:val="6185247A"/>
    <w:rsid w:val="618693ED"/>
    <w:rsid w:val="618A2AFD"/>
    <w:rsid w:val="6192EA68"/>
    <w:rsid w:val="619617CA"/>
    <w:rsid w:val="619AB244"/>
    <w:rsid w:val="619AB7FC"/>
    <w:rsid w:val="619E64B2"/>
    <w:rsid w:val="61A20FEC"/>
    <w:rsid w:val="61A2CA6F"/>
    <w:rsid w:val="61A405E7"/>
    <w:rsid w:val="61A51648"/>
    <w:rsid w:val="61B3FE24"/>
    <w:rsid w:val="61C0335C"/>
    <w:rsid w:val="61C3248F"/>
    <w:rsid w:val="61C9CD91"/>
    <w:rsid w:val="61CB664C"/>
    <w:rsid w:val="61CFF1E1"/>
    <w:rsid w:val="61D1F0F0"/>
    <w:rsid w:val="61D31CCB"/>
    <w:rsid w:val="61D76714"/>
    <w:rsid w:val="61DBB799"/>
    <w:rsid w:val="61DC99FC"/>
    <w:rsid w:val="61E964D7"/>
    <w:rsid w:val="61EEF62E"/>
    <w:rsid w:val="61EFA7B9"/>
    <w:rsid w:val="61F2F99D"/>
    <w:rsid w:val="61FA33A7"/>
    <w:rsid w:val="620A5A62"/>
    <w:rsid w:val="620B9EDB"/>
    <w:rsid w:val="620C96EF"/>
    <w:rsid w:val="621311B0"/>
    <w:rsid w:val="62135971"/>
    <w:rsid w:val="621E032B"/>
    <w:rsid w:val="621E4E23"/>
    <w:rsid w:val="621FCB6A"/>
    <w:rsid w:val="62234297"/>
    <w:rsid w:val="622575CB"/>
    <w:rsid w:val="622DAC95"/>
    <w:rsid w:val="623187BB"/>
    <w:rsid w:val="6232DFF2"/>
    <w:rsid w:val="623BB02C"/>
    <w:rsid w:val="623D3BE1"/>
    <w:rsid w:val="62468B76"/>
    <w:rsid w:val="62473A67"/>
    <w:rsid w:val="624AC5B5"/>
    <w:rsid w:val="624F4D14"/>
    <w:rsid w:val="6252C49D"/>
    <w:rsid w:val="6255753F"/>
    <w:rsid w:val="625B0606"/>
    <w:rsid w:val="626E9813"/>
    <w:rsid w:val="626F245B"/>
    <w:rsid w:val="626FE362"/>
    <w:rsid w:val="6273308D"/>
    <w:rsid w:val="627E0784"/>
    <w:rsid w:val="6281C4A7"/>
    <w:rsid w:val="62870FBF"/>
    <w:rsid w:val="628D520A"/>
    <w:rsid w:val="62901B42"/>
    <w:rsid w:val="62A1252C"/>
    <w:rsid w:val="62A1712E"/>
    <w:rsid w:val="62A2F8E6"/>
    <w:rsid w:val="62A7F18F"/>
    <w:rsid w:val="62A9B316"/>
    <w:rsid w:val="62AE8B36"/>
    <w:rsid w:val="62AF5DC3"/>
    <w:rsid w:val="62B1A990"/>
    <w:rsid w:val="62B85FF4"/>
    <w:rsid w:val="62BDEB88"/>
    <w:rsid w:val="62C02E46"/>
    <w:rsid w:val="62C2F24B"/>
    <w:rsid w:val="62C52726"/>
    <w:rsid w:val="62C6CCE8"/>
    <w:rsid w:val="62CFBAEC"/>
    <w:rsid w:val="62D098A7"/>
    <w:rsid w:val="62D90BD4"/>
    <w:rsid w:val="62D93FFF"/>
    <w:rsid w:val="62DD80A0"/>
    <w:rsid w:val="62DF91A7"/>
    <w:rsid w:val="62EA2183"/>
    <w:rsid w:val="62EE2517"/>
    <w:rsid w:val="62F34BAB"/>
    <w:rsid w:val="62F549BF"/>
    <w:rsid w:val="62F62219"/>
    <w:rsid w:val="62F97E9D"/>
    <w:rsid w:val="62FE400C"/>
    <w:rsid w:val="6303B9CF"/>
    <w:rsid w:val="63052B60"/>
    <w:rsid w:val="6308EA4D"/>
    <w:rsid w:val="6309B0D3"/>
    <w:rsid w:val="630D8EE7"/>
    <w:rsid w:val="630F0596"/>
    <w:rsid w:val="6319D60D"/>
    <w:rsid w:val="631D71C2"/>
    <w:rsid w:val="63213F66"/>
    <w:rsid w:val="632B38F3"/>
    <w:rsid w:val="632C603B"/>
    <w:rsid w:val="632D35EA"/>
    <w:rsid w:val="633983AC"/>
    <w:rsid w:val="633E80D2"/>
    <w:rsid w:val="633F75E1"/>
    <w:rsid w:val="6343B7A6"/>
    <w:rsid w:val="63440AFA"/>
    <w:rsid w:val="634B02BC"/>
    <w:rsid w:val="634B0E24"/>
    <w:rsid w:val="635439F1"/>
    <w:rsid w:val="635A2A04"/>
    <w:rsid w:val="635BBEC8"/>
    <w:rsid w:val="63604FB7"/>
    <w:rsid w:val="63629805"/>
    <w:rsid w:val="63686211"/>
    <w:rsid w:val="636A465A"/>
    <w:rsid w:val="636C8CAE"/>
    <w:rsid w:val="6373B9B6"/>
    <w:rsid w:val="637563E9"/>
    <w:rsid w:val="637815FB"/>
    <w:rsid w:val="6378358A"/>
    <w:rsid w:val="63791418"/>
    <w:rsid w:val="637FA9C6"/>
    <w:rsid w:val="6381F060"/>
    <w:rsid w:val="63822CB5"/>
    <w:rsid w:val="63863E24"/>
    <w:rsid w:val="6387EE4C"/>
    <w:rsid w:val="6389D80F"/>
    <w:rsid w:val="639365F7"/>
    <w:rsid w:val="639570F6"/>
    <w:rsid w:val="63AD0098"/>
    <w:rsid w:val="63AFCD49"/>
    <w:rsid w:val="63B2C4E4"/>
    <w:rsid w:val="63BAD758"/>
    <w:rsid w:val="63BC103E"/>
    <w:rsid w:val="63BCECB7"/>
    <w:rsid w:val="63BE7135"/>
    <w:rsid w:val="63BEE022"/>
    <w:rsid w:val="63C46F80"/>
    <w:rsid w:val="63D09734"/>
    <w:rsid w:val="63D89BB7"/>
    <w:rsid w:val="63D94469"/>
    <w:rsid w:val="63DFA0BB"/>
    <w:rsid w:val="63E20D3B"/>
    <w:rsid w:val="63E40F5C"/>
    <w:rsid w:val="63EACDC1"/>
    <w:rsid w:val="63EC3E0F"/>
    <w:rsid w:val="63EFB00E"/>
    <w:rsid w:val="63F17F19"/>
    <w:rsid w:val="63F19B2D"/>
    <w:rsid w:val="6402CD54"/>
    <w:rsid w:val="64032DE1"/>
    <w:rsid w:val="64047A79"/>
    <w:rsid w:val="64095EF1"/>
    <w:rsid w:val="6409E978"/>
    <w:rsid w:val="64141C04"/>
    <w:rsid w:val="6414F82F"/>
    <w:rsid w:val="64160BE8"/>
    <w:rsid w:val="6416D5FA"/>
    <w:rsid w:val="6417B579"/>
    <w:rsid w:val="6418C3AA"/>
    <w:rsid w:val="64212037"/>
    <w:rsid w:val="64265D69"/>
    <w:rsid w:val="642A1269"/>
    <w:rsid w:val="642BE6DF"/>
    <w:rsid w:val="642DB34F"/>
    <w:rsid w:val="643308EA"/>
    <w:rsid w:val="64337A07"/>
    <w:rsid w:val="64340AF1"/>
    <w:rsid w:val="64352577"/>
    <w:rsid w:val="6435F490"/>
    <w:rsid w:val="643B950C"/>
    <w:rsid w:val="643C72AE"/>
    <w:rsid w:val="643EB1E6"/>
    <w:rsid w:val="6440790C"/>
    <w:rsid w:val="64412EB1"/>
    <w:rsid w:val="644970B8"/>
    <w:rsid w:val="644C59C3"/>
    <w:rsid w:val="6451B6D0"/>
    <w:rsid w:val="6452D3DB"/>
    <w:rsid w:val="6456910B"/>
    <w:rsid w:val="6459ADCE"/>
    <w:rsid w:val="6463D3F9"/>
    <w:rsid w:val="646B5CAC"/>
    <w:rsid w:val="646E1DC0"/>
    <w:rsid w:val="646FC0CF"/>
    <w:rsid w:val="6472A864"/>
    <w:rsid w:val="64766296"/>
    <w:rsid w:val="64798894"/>
    <w:rsid w:val="647BA59C"/>
    <w:rsid w:val="6480A307"/>
    <w:rsid w:val="6482F1A0"/>
    <w:rsid w:val="6494A921"/>
    <w:rsid w:val="649ECB2B"/>
    <w:rsid w:val="649FACC1"/>
    <w:rsid w:val="64A13A4D"/>
    <w:rsid w:val="64A30FB1"/>
    <w:rsid w:val="64A33C03"/>
    <w:rsid w:val="64A7E76D"/>
    <w:rsid w:val="64AA693A"/>
    <w:rsid w:val="64AE6C49"/>
    <w:rsid w:val="64B84F22"/>
    <w:rsid w:val="64BEC798"/>
    <w:rsid w:val="64BF0104"/>
    <w:rsid w:val="64BF30E5"/>
    <w:rsid w:val="64C33E8F"/>
    <w:rsid w:val="64C4259D"/>
    <w:rsid w:val="64CB54CE"/>
    <w:rsid w:val="64D009DC"/>
    <w:rsid w:val="64D72E7D"/>
    <w:rsid w:val="64D944F5"/>
    <w:rsid w:val="64DAA144"/>
    <w:rsid w:val="64DFB5EE"/>
    <w:rsid w:val="64E4D431"/>
    <w:rsid w:val="64E8CB8E"/>
    <w:rsid w:val="64F7B202"/>
    <w:rsid w:val="64FA6F7C"/>
    <w:rsid w:val="64FC2264"/>
    <w:rsid w:val="64FDA50D"/>
    <w:rsid w:val="6501416E"/>
    <w:rsid w:val="6504D75F"/>
    <w:rsid w:val="650BB12E"/>
    <w:rsid w:val="65121B8F"/>
    <w:rsid w:val="6514B276"/>
    <w:rsid w:val="65214AC1"/>
    <w:rsid w:val="65222DEF"/>
    <w:rsid w:val="6525CB4E"/>
    <w:rsid w:val="652D9EE1"/>
    <w:rsid w:val="652F417A"/>
    <w:rsid w:val="653284BA"/>
    <w:rsid w:val="6539A17D"/>
    <w:rsid w:val="6543DB10"/>
    <w:rsid w:val="65445B9D"/>
    <w:rsid w:val="654987E8"/>
    <w:rsid w:val="654BC262"/>
    <w:rsid w:val="654C9677"/>
    <w:rsid w:val="654E0417"/>
    <w:rsid w:val="6551D753"/>
    <w:rsid w:val="655D1509"/>
    <w:rsid w:val="65629EB8"/>
    <w:rsid w:val="6566E4AD"/>
    <w:rsid w:val="65678983"/>
    <w:rsid w:val="656CDEE4"/>
    <w:rsid w:val="656E54CA"/>
    <w:rsid w:val="656FDE3C"/>
    <w:rsid w:val="6574D47D"/>
    <w:rsid w:val="6575B7EE"/>
    <w:rsid w:val="657A9D6C"/>
    <w:rsid w:val="657BA377"/>
    <w:rsid w:val="658270FB"/>
    <w:rsid w:val="6584379E"/>
    <w:rsid w:val="6589E5B7"/>
    <w:rsid w:val="65911A05"/>
    <w:rsid w:val="65926AB9"/>
    <w:rsid w:val="659D854C"/>
    <w:rsid w:val="659E636D"/>
    <w:rsid w:val="65A0F938"/>
    <w:rsid w:val="65A36561"/>
    <w:rsid w:val="65A5C2DC"/>
    <w:rsid w:val="65B34237"/>
    <w:rsid w:val="65B6AB1C"/>
    <w:rsid w:val="65BCF5EB"/>
    <w:rsid w:val="65BE45E4"/>
    <w:rsid w:val="65C099DD"/>
    <w:rsid w:val="65C41529"/>
    <w:rsid w:val="65C55641"/>
    <w:rsid w:val="65C97272"/>
    <w:rsid w:val="65CC928A"/>
    <w:rsid w:val="65D54329"/>
    <w:rsid w:val="65D7672C"/>
    <w:rsid w:val="65D9374A"/>
    <w:rsid w:val="65E2B723"/>
    <w:rsid w:val="65E4DC90"/>
    <w:rsid w:val="65E9554C"/>
    <w:rsid w:val="65EEF968"/>
    <w:rsid w:val="65F3A362"/>
    <w:rsid w:val="65F8382D"/>
    <w:rsid w:val="65FBAC48"/>
    <w:rsid w:val="65FD6388"/>
    <w:rsid w:val="660B857A"/>
    <w:rsid w:val="660CD906"/>
    <w:rsid w:val="660E3F44"/>
    <w:rsid w:val="6610CD57"/>
    <w:rsid w:val="66165A90"/>
    <w:rsid w:val="66186BE0"/>
    <w:rsid w:val="661BB637"/>
    <w:rsid w:val="661BCD7E"/>
    <w:rsid w:val="661F36BD"/>
    <w:rsid w:val="661F8066"/>
    <w:rsid w:val="6621C028"/>
    <w:rsid w:val="66296173"/>
    <w:rsid w:val="662F1043"/>
    <w:rsid w:val="66311CF8"/>
    <w:rsid w:val="66320F1F"/>
    <w:rsid w:val="6633AD14"/>
    <w:rsid w:val="6633F8C2"/>
    <w:rsid w:val="66341DD2"/>
    <w:rsid w:val="6634ABF6"/>
    <w:rsid w:val="663555CC"/>
    <w:rsid w:val="663AFDDD"/>
    <w:rsid w:val="66462C01"/>
    <w:rsid w:val="664C5670"/>
    <w:rsid w:val="664F3282"/>
    <w:rsid w:val="6657D83E"/>
    <w:rsid w:val="665B1486"/>
    <w:rsid w:val="665D99BC"/>
    <w:rsid w:val="6660AC46"/>
    <w:rsid w:val="666A0948"/>
    <w:rsid w:val="666FB1A2"/>
    <w:rsid w:val="66754273"/>
    <w:rsid w:val="667571D5"/>
    <w:rsid w:val="6675CFC6"/>
    <w:rsid w:val="667AD76E"/>
    <w:rsid w:val="667BCE0B"/>
    <w:rsid w:val="667CDC32"/>
    <w:rsid w:val="667F96D8"/>
    <w:rsid w:val="6680265A"/>
    <w:rsid w:val="66815F44"/>
    <w:rsid w:val="668336C0"/>
    <w:rsid w:val="66887C95"/>
    <w:rsid w:val="668AA82B"/>
    <w:rsid w:val="668BE973"/>
    <w:rsid w:val="668CEC1A"/>
    <w:rsid w:val="668DDB43"/>
    <w:rsid w:val="669483F1"/>
    <w:rsid w:val="6695B44A"/>
    <w:rsid w:val="669E5E67"/>
    <w:rsid w:val="669F51D5"/>
    <w:rsid w:val="66A640C4"/>
    <w:rsid w:val="66AC7960"/>
    <w:rsid w:val="66B5F619"/>
    <w:rsid w:val="66BF605D"/>
    <w:rsid w:val="66C06D9B"/>
    <w:rsid w:val="66C6DE59"/>
    <w:rsid w:val="66C9930F"/>
    <w:rsid w:val="66CC846D"/>
    <w:rsid w:val="66CF3ED2"/>
    <w:rsid w:val="66D4C7C9"/>
    <w:rsid w:val="66E56568"/>
    <w:rsid w:val="66E68827"/>
    <w:rsid w:val="66E6A025"/>
    <w:rsid w:val="66E74321"/>
    <w:rsid w:val="66E80540"/>
    <w:rsid w:val="66EAD921"/>
    <w:rsid w:val="66FACE2F"/>
    <w:rsid w:val="66FB0D57"/>
    <w:rsid w:val="671051D7"/>
    <w:rsid w:val="67114990"/>
    <w:rsid w:val="671854F8"/>
    <w:rsid w:val="6718AC8D"/>
    <w:rsid w:val="6719544F"/>
    <w:rsid w:val="67196D87"/>
    <w:rsid w:val="671B05CC"/>
    <w:rsid w:val="671D9A91"/>
    <w:rsid w:val="6723DC57"/>
    <w:rsid w:val="6726F30B"/>
    <w:rsid w:val="67291E4A"/>
    <w:rsid w:val="67307245"/>
    <w:rsid w:val="674124BC"/>
    <w:rsid w:val="6741C6A4"/>
    <w:rsid w:val="6748A123"/>
    <w:rsid w:val="6753A939"/>
    <w:rsid w:val="675530B7"/>
    <w:rsid w:val="675B0322"/>
    <w:rsid w:val="676B7FA8"/>
    <w:rsid w:val="676D753C"/>
    <w:rsid w:val="6772860B"/>
    <w:rsid w:val="6773EEDA"/>
    <w:rsid w:val="67766323"/>
    <w:rsid w:val="6777E767"/>
    <w:rsid w:val="6778D1D7"/>
    <w:rsid w:val="67800263"/>
    <w:rsid w:val="6784E7CA"/>
    <w:rsid w:val="67855B5C"/>
    <w:rsid w:val="6786A82F"/>
    <w:rsid w:val="678833A5"/>
    <w:rsid w:val="678845FC"/>
    <w:rsid w:val="678D36B2"/>
    <w:rsid w:val="67959647"/>
    <w:rsid w:val="67962BAE"/>
    <w:rsid w:val="6796506A"/>
    <w:rsid w:val="67A2AA4B"/>
    <w:rsid w:val="67A4DA46"/>
    <w:rsid w:val="67A7A3C4"/>
    <w:rsid w:val="67AA23DE"/>
    <w:rsid w:val="67AB457B"/>
    <w:rsid w:val="67ABBB08"/>
    <w:rsid w:val="67AC9C8E"/>
    <w:rsid w:val="67ACE7DB"/>
    <w:rsid w:val="67B276C5"/>
    <w:rsid w:val="67B4A476"/>
    <w:rsid w:val="67B60475"/>
    <w:rsid w:val="67B822A7"/>
    <w:rsid w:val="67B99247"/>
    <w:rsid w:val="67BBC426"/>
    <w:rsid w:val="67BBCC88"/>
    <w:rsid w:val="67C214AF"/>
    <w:rsid w:val="67C5AF5B"/>
    <w:rsid w:val="67C90979"/>
    <w:rsid w:val="67CA3291"/>
    <w:rsid w:val="67CB39CF"/>
    <w:rsid w:val="67CC2B70"/>
    <w:rsid w:val="67D1F942"/>
    <w:rsid w:val="67D38101"/>
    <w:rsid w:val="67D3BF3F"/>
    <w:rsid w:val="67D6F1DE"/>
    <w:rsid w:val="67DD203D"/>
    <w:rsid w:val="67E13C78"/>
    <w:rsid w:val="67E57CBC"/>
    <w:rsid w:val="67F2938E"/>
    <w:rsid w:val="67F716E2"/>
    <w:rsid w:val="67FDDD51"/>
    <w:rsid w:val="6801957C"/>
    <w:rsid w:val="6801E627"/>
    <w:rsid w:val="6801F0F5"/>
    <w:rsid w:val="6804CB94"/>
    <w:rsid w:val="68056F7F"/>
    <w:rsid w:val="6808A685"/>
    <w:rsid w:val="680B02E2"/>
    <w:rsid w:val="6812605B"/>
    <w:rsid w:val="68152EED"/>
    <w:rsid w:val="681657B5"/>
    <w:rsid w:val="68175AEE"/>
    <w:rsid w:val="6829EC07"/>
    <w:rsid w:val="682C203B"/>
    <w:rsid w:val="682F6542"/>
    <w:rsid w:val="682F9CD7"/>
    <w:rsid w:val="68346617"/>
    <w:rsid w:val="683A017E"/>
    <w:rsid w:val="683B9681"/>
    <w:rsid w:val="683F5A2B"/>
    <w:rsid w:val="68406C69"/>
    <w:rsid w:val="6842E5A8"/>
    <w:rsid w:val="6844EF18"/>
    <w:rsid w:val="684B4317"/>
    <w:rsid w:val="684D369F"/>
    <w:rsid w:val="684E4443"/>
    <w:rsid w:val="684F79C9"/>
    <w:rsid w:val="684FBC27"/>
    <w:rsid w:val="68579414"/>
    <w:rsid w:val="6858E4D7"/>
    <w:rsid w:val="685A45FC"/>
    <w:rsid w:val="685DED62"/>
    <w:rsid w:val="685E3B35"/>
    <w:rsid w:val="68658E1E"/>
    <w:rsid w:val="686D1B7C"/>
    <w:rsid w:val="686E9DD3"/>
    <w:rsid w:val="68708977"/>
    <w:rsid w:val="6878A44E"/>
    <w:rsid w:val="687931EC"/>
    <w:rsid w:val="687A445C"/>
    <w:rsid w:val="68810411"/>
    <w:rsid w:val="688322A4"/>
    <w:rsid w:val="6885B75E"/>
    <w:rsid w:val="68860D35"/>
    <w:rsid w:val="688D29B4"/>
    <w:rsid w:val="688F0254"/>
    <w:rsid w:val="689220E8"/>
    <w:rsid w:val="689D7A54"/>
    <w:rsid w:val="68A5BF61"/>
    <w:rsid w:val="68A9B7CB"/>
    <w:rsid w:val="68AA53D9"/>
    <w:rsid w:val="68AC78B1"/>
    <w:rsid w:val="68AC98D4"/>
    <w:rsid w:val="68B0529B"/>
    <w:rsid w:val="68B23EBE"/>
    <w:rsid w:val="68B69F3B"/>
    <w:rsid w:val="68B6B33D"/>
    <w:rsid w:val="68BEEE95"/>
    <w:rsid w:val="68BF7242"/>
    <w:rsid w:val="68C654D7"/>
    <w:rsid w:val="68C7E0A2"/>
    <w:rsid w:val="68C810B5"/>
    <w:rsid w:val="68CAD942"/>
    <w:rsid w:val="68CF7D9E"/>
    <w:rsid w:val="68D1D0A8"/>
    <w:rsid w:val="68D7E37F"/>
    <w:rsid w:val="68D8AB13"/>
    <w:rsid w:val="68DCB103"/>
    <w:rsid w:val="68E88EDE"/>
    <w:rsid w:val="68E8E24D"/>
    <w:rsid w:val="68FD4896"/>
    <w:rsid w:val="68FEF8C1"/>
    <w:rsid w:val="69033AD2"/>
    <w:rsid w:val="690804BD"/>
    <w:rsid w:val="69170FA2"/>
    <w:rsid w:val="692456FF"/>
    <w:rsid w:val="69264DF9"/>
    <w:rsid w:val="6931974D"/>
    <w:rsid w:val="69385A2A"/>
    <w:rsid w:val="693D12F8"/>
    <w:rsid w:val="693E9C89"/>
    <w:rsid w:val="693F6604"/>
    <w:rsid w:val="6944038E"/>
    <w:rsid w:val="69480E1B"/>
    <w:rsid w:val="69489E2D"/>
    <w:rsid w:val="694B78F5"/>
    <w:rsid w:val="694C5E02"/>
    <w:rsid w:val="69513D91"/>
    <w:rsid w:val="6955BA8B"/>
    <w:rsid w:val="6957ED40"/>
    <w:rsid w:val="6968792E"/>
    <w:rsid w:val="696A5B7A"/>
    <w:rsid w:val="696BDCBC"/>
    <w:rsid w:val="69709182"/>
    <w:rsid w:val="6972D4CF"/>
    <w:rsid w:val="6979AD5A"/>
    <w:rsid w:val="69875755"/>
    <w:rsid w:val="69939115"/>
    <w:rsid w:val="699A7514"/>
    <w:rsid w:val="699CDC5A"/>
    <w:rsid w:val="699D68FA"/>
    <w:rsid w:val="69A8AED6"/>
    <w:rsid w:val="69A977A8"/>
    <w:rsid w:val="69ADFEB7"/>
    <w:rsid w:val="69B0838C"/>
    <w:rsid w:val="69B56289"/>
    <w:rsid w:val="69B6BD04"/>
    <w:rsid w:val="69B89051"/>
    <w:rsid w:val="69B9D043"/>
    <w:rsid w:val="69BEDF76"/>
    <w:rsid w:val="69C1B861"/>
    <w:rsid w:val="69C27D3E"/>
    <w:rsid w:val="69C8AB64"/>
    <w:rsid w:val="69CE93A1"/>
    <w:rsid w:val="69CF174E"/>
    <w:rsid w:val="69D48BF9"/>
    <w:rsid w:val="69DB72FA"/>
    <w:rsid w:val="69DC39B2"/>
    <w:rsid w:val="69E2AE28"/>
    <w:rsid w:val="69E49087"/>
    <w:rsid w:val="69E752AB"/>
    <w:rsid w:val="69E92A8F"/>
    <w:rsid w:val="69EF0EAA"/>
    <w:rsid w:val="69F489A0"/>
    <w:rsid w:val="6A089A67"/>
    <w:rsid w:val="6A0D9A4A"/>
    <w:rsid w:val="6A13281B"/>
    <w:rsid w:val="6A19F689"/>
    <w:rsid w:val="6A2821CA"/>
    <w:rsid w:val="6A2AF12E"/>
    <w:rsid w:val="6A2BFF2C"/>
    <w:rsid w:val="6A2D33B3"/>
    <w:rsid w:val="6A31DC44"/>
    <w:rsid w:val="6A357022"/>
    <w:rsid w:val="6A391259"/>
    <w:rsid w:val="6A3EC970"/>
    <w:rsid w:val="6A4023D5"/>
    <w:rsid w:val="6A495BE8"/>
    <w:rsid w:val="6A4D9AA6"/>
    <w:rsid w:val="6A50903C"/>
    <w:rsid w:val="6A57D753"/>
    <w:rsid w:val="6A59AED3"/>
    <w:rsid w:val="6A5D9C9D"/>
    <w:rsid w:val="6A5FCD01"/>
    <w:rsid w:val="6A66E5A9"/>
    <w:rsid w:val="6A7866F1"/>
    <w:rsid w:val="6A7AC9F2"/>
    <w:rsid w:val="6A7FD139"/>
    <w:rsid w:val="6A81A4F4"/>
    <w:rsid w:val="6A847D06"/>
    <w:rsid w:val="6A855EC8"/>
    <w:rsid w:val="6A8D1097"/>
    <w:rsid w:val="6A8D33E0"/>
    <w:rsid w:val="6A9D72D9"/>
    <w:rsid w:val="6A9E8CC9"/>
    <w:rsid w:val="6A9F05C6"/>
    <w:rsid w:val="6AA5955F"/>
    <w:rsid w:val="6AA80114"/>
    <w:rsid w:val="6AA926CD"/>
    <w:rsid w:val="6AAD4E1F"/>
    <w:rsid w:val="6AB42A41"/>
    <w:rsid w:val="6ABA1C23"/>
    <w:rsid w:val="6AC49821"/>
    <w:rsid w:val="6AC788F1"/>
    <w:rsid w:val="6AC8C5E5"/>
    <w:rsid w:val="6AC8CCCE"/>
    <w:rsid w:val="6ACAAB6A"/>
    <w:rsid w:val="6AD4B058"/>
    <w:rsid w:val="6ADF02AA"/>
    <w:rsid w:val="6ADF410A"/>
    <w:rsid w:val="6AEB79CD"/>
    <w:rsid w:val="6AEBAAB7"/>
    <w:rsid w:val="6AEBFDE2"/>
    <w:rsid w:val="6AF73873"/>
    <w:rsid w:val="6AF9E4C7"/>
    <w:rsid w:val="6AFB071F"/>
    <w:rsid w:val="6AFC1D65"/>
    <w:rsid w:val="6B102BC4"/>
    <w:rsid w:val="6B102CBB"/>
    <w:rsid w:val="6B238E2C"/>
    <w:rsid w:val="6B30E6DF"/>
    <w:rsid w:val="6B34864F"/>
    <w:rsid w:val="6B3AFDAF"/>
    <w:rsid w:val="6B3C350B"/>
    <w:rsid w:val="6B3D9286"/>
    <w:rsid w:val="6B40440E"/>
    <w:rsid w:val="6B425CCF"/>
    <w:rsid w:val="6B45D818"/>
    <w:rsid w:val="6B497B2D"/>
    <w:rsid w:val="6B4A60FA"/>
    <w:rsid w:val="6B4AE7E6"/>
    <w:rsid w:val="6B4B2A7B"/>
    <w:rsid w:val="6B4EE59F"/>
    <w:rsid w:val="6B541662"/>
    <w:rsid w:val="6B561B54"/>
    <w:rsid w:val="6B5A707F"/>
    <w:rsid w:val="6B63294B"/>
    <w:rsid w:val="6B63F85E"/>
    <w:rsid w:val="6B65DF43"/>
    <w:rsid w:val="6B6B8A1A"/>
    <w:rsid w:val="6B6BC612"/>
    <w:rsid w:val="6B6D6D01"/>
    <w:rsid w:val="6B6E85CF"/>
    <w:rsid w:val="6B742EA2"/>
    <w:rsid w:val="6B7C78B7"/>
    <w:rsid w:val="6B7FC293"/>
    <w:rsid w:val="6B813DA5"/>
    <w:rsid w:val="6B83184F"/>
    <w:rsid w:val="6B841809"/>
    <w:rsid w:val="6B89C2C4"/>
    <w:rsid w:val="6B8F0286"/>
    <w:rsid w:val="6B913C0F"/>
    <w:rsid w:val="6B91D044"/>
    <w:rsid w:val="6B937E90"/>
    <w:rsid w:val="6B9392B7"/>
    <w:rsid w:val="6B9A31C4"/>
    <w:rsid w:val="6B9B791A"/>
    <w:rsid w:val="6B9E4B63"/>
    <w:rsid w:val="6BA55CBB"/>
    <w:rsid w:val="6BA60BB4"/>
    <w:rsid w:val="6BAB3A15"/>
    <w:rsid w:val="6BB16A00"/>
    <w:rsid w:val="6BBA360B"/>
    <w:rsid w:val="6BBA8E5F"/>
    <w:rsid w:val="6BC5CFEF"/>
    <w:rsid w:val="6BC60EFE"/>
    <w:rsid w:val="6BC852B6"/>
    <w:rsid w:val="6BCA878B"/>
    <w:rsid w:val="6BCDC249"/>
    <w:rsid w:val="6BD67D92"/>
    <w:rsid w:val="6BD86061"/>
    <w:rsid w:val="6BDA1DB5"/>
    <w:rsid w:val="6BDC507B"/>
    <w:rsid w:val="6BE17FBA"/>
    <w:rsid w:val="6BE7894D"/>
    <w:rsid w:val="6BE949CE"/>
    <w:rsid w:val="6BE9B971"/>
    <w:rsid w:val="6BECC8D2"/>
    <w:rsid w:val="6BF592A3"/>
    <w:rsid w:val="6BFDBD83"/>
    <w:rsid w:val="6C004676"/>
    <w:rsid w:val="6C0155E3"/>
    <w:rsid w:val="6C03A607"/>
    <w:rsid w:val="6C05A756"/>
    <w:rsid w:val="6C06F7F7"/>
    <w:rsid w:val="6C0D7B96"/>
    <w:rsid w:val="6C0EA841"/>
    <w:rsid w:val="6C1520F2"/>
    <w:rsid w:val="6C227D03"/>
    <w:rsid w:val="6C2630A2"/>
    <w:rsid w:val="6C26331E"/>
    <w:rsid w:val="6C304C51"/>
    <w:rsid w:val="6C33E241"/>
    <w:rsid w:val="6C35ADDE"/>
    <w:rsid w:val="6C393488"/>
    <w:rsid w:val="6C3B7FB1"/>
    <w:rsid w:val="6C3D19CE"/>
    <w:rsid w:val="6C40015D"/>
    <w:rsid w:val="6C416CC4"/>
    <w:rsid w:val="6C4201F3"/>
    <w:rsid w:val="6C488658"/>
    <w:rsid w:val="6C48B342"/>
    <w:rsid w:val="6C49DDA9"/>
    <w:rsid w:val="6C4A1158"/>
    <w:rsid w:val="6C4ACC37"/>
    <w:rsid w:val="6C4ADBA6"/>
    <w:rsid w:val="6C4D2045"/>
    <w:rsid w:val="6C4DB52B"/>
    <w:rsid w:val="6C66A35C"/>
    <w:rsid w:val="6C67CF53"/>
    <w:rsid w:val="6C6C82AC"/>
    <w:rsid w:val="6C6D1D10"/>
    <w:rsid w:val="6C721B43"/>
    <w:rsid w:val="6C7667A0"/>
    <w:rsid w:val="6C785454"/>
    <w:rsid w:val="6C7DCDAE"/>
    <w:rsid w:val="6C80D966"/>
    <w:rsid w:val="6C81961D"/>
    <w:rsid w:val="6C862C09"/>
    <w:rsid w:val="6C88AB0F"/>
    <w:rsid w:val="6C8B5FD7"/>
    <w:rsid w:val="6C8C4109"/>
    <w:rsid w:val="6C8C6E9E"/>
    <w:rsid w:val="6C9955DE"/>
    <w:rsid w:val="6C9AAF54"/>
    <w:rsid w:val="6C9F7BDC"/>
    <w:rsid w:val="6CA12923"/>
    <w:rsid w:val="6CA1EAD8"/>
    <w:rsid w:val="6CB1BE6F"/>
    <w:rsid w:val="6CB3873F"/>
    <w:rsid w:val="6CB7E336"/>
    <w:rsid w:val="6CBC8FEB"/>
    <w:rsid w:val="6CBCD675"/>
    <w:rsid w:val="6CC4CABF"/>
    <w:rsid w:val="6CC6607D"/>
    <w:rsid w:val="6CCBADA0"/>
    <w:rsid w:val="6CCC218F"/>
    <w:rsid w:val="6CCDE937"/>
    <w:rsid w:val="6CE3BF0A"/>
    <w:rsid w:val="6CE5AB9B"/>
    <w:rsid w:val="6CF0ED41"/>
    <w:rsid w:val="6CF87318"/>
    <w:rsid w:val="6CFE6314"/>
    <w:rsid w:val="6CFF0837"/>
    <w:rsid w:val="6D037260"/>
    <w:rsid w:val="6D042F0F"/>
    <w:rsid w:val="6D06486F"/>
    <w:rsid w:val="6D0BAFDE"/>
    <w:rsid w:val="6D0D9C87"/>
    <w:rsid w:val="6D0FEB59"/>
    <w:rsid w:val="6D129E7A"/>
    <w:rsid w:val="6D14AD93"/>
    <w:rsid w:val="6D168F9C"/>
    <w:rsid w:val="6D2042E5"/>
    <w:rsid w:val="6D21D1D7"/>
    <w:rsid w:val="6D26C4CE"/>
    <w:rsid w:val="6D28B619"/>
    <w:rsid w:val="6D2903AD"/>
    <w:rsid w:val="6D2FF045"/>
    <w:rsid w:val="6D31A38B"/>
    <w:rsid w:val="6D31AB8B"/>
    <w:rsid w:val="6D32A9ED"/>
    <w:rsid w:val="6D361B91"/>
    <w:rsid w:val="6D3AB967"/>
    <w:rsid w:val="6D3B22BE"/>
    <w:rsid w:val="6D3F690F"/>
    <w:rsid w:val="6D463018"/>
    <w:rsid w:val="6D4AD062"/>
    <w:rsid w:val="6D4B1318"/>
    <w:rsid w:val="6D4B8AA3"/>
    <w:rsid w:val="6D4F6ADA"/>
    <w:rsid w:val="6D4FAEDB"/>
    <w:rsid w:val="6D551511"/>
    <w:rsid w:val="6D609427"/>
    <w:rsid w:val="6D6158B6"/>
    <w:rsid w:val="6D62EF18"/>
    <w:rsid w:val="6D644A9F"/>
    <w:rsid w:val="6D67E7D5"/>
    <w:rsid w:val="6D6A5FC5"/>
    <w:rsid w:val="6D6BB217"/>
    <w:rsid w:val="6D707C6C"/>
    <w:rsid w:val="6D763B33"/>
    <w:rsid w:val="6D76559C"/>
    <w:rsid w:val="6D794D45"/>
    <w:rsid w:val="6D7E33FD"/>
    <w:rsid w:val="6D7EA081"/>
    <w:rsid w:val="6D7F421D"/>
    <w:rsid w:val="6D80AE7B"/>
    <w:rsid w:val="6D89A0C1"/>
    <w:rsid w:val="6D8F4615"/>
    <w:rsid w:val="6D918E8E"/>
    <w:rsid w:val="6D91ED31"/>
    <w:rsid w:val="6D922202"/>
    <w:rsid w:val="6D941C5C"/>
    <w:rsid w:val="6D9840A2"/>
    <w:rsid w:val="6D9EA4C7"/>
    <w:rsid w:val="6D9F7C31"/>
    <w:rsid w:val="6DA1522B"/>
    <w:rsid w:val="6DA7448C"/>
    <w:rsid w:val="6DA8F0DC"/>
    <w:rsid w:val="6DACD082"/>
    <w:rsid w:val="6DB3329A"/>
    <w:rsid w:val="6DB42D17"/>
    <w:rsid w:val="6DB4B8EC"/>
    <w:rsid w:val="6DB698FA"/>
    <w:rsid w:val="6DB89C14"/>
    <w:rsid w:val="6DBD7692"/>
    <w:rsid w:val="6DBDDE7D"/>
    <w:rsid w:val="6DC4AEBE"/>
    <w:rsid w:val="6DC50635"/>
    <w:rsid w:val="6DC559AF"/>
    <w:rsid w:val="6DC5699D"/>
    <w:rsid w:val="6DC7D8B9"/>
    <w:rsid w:val="6DD2805B"/>
    <w:rsid w:val="6DD2BC51"/>
    <w:rsid w:val="6DD85DAA"/>
    <w:rsid w:val="6DDD3090"/>
    <w:rsid w:val="6DDE0B47"/>
    <w:rsid w:val="6DDF2F39"/>
    <w:rsid w:val="6DE152E4"/>
    <w:rsid w:val="6DE4B492"/>
    <w:rsid w:val="6DE9ECB9"/>
    <w:rsid w:val="6DEF3668"/>
    <w:rsid w:val="6DF0B2DF"/>
    <w:rsid w:val="6DF6BCEE"/>
    <w:rsid w:val="6DFB335C"/>
    <w:rsid w:val="6DFB868A"/>
    <w:rsid w:val="6DFEA5C8"/>
    <w:rsid w:val="6DFEE800"/>
    <w:rsid w:val="6E007CF6"/>
    <w:rsid w:val="6E01C951"/>
    <w:rsid w:val="6E04A12E"/>
    <w:rsid w:val="6E0662BA"/>
    <w:rsid w:val="6E072568"/>
    <w:rsid w:val="6E091824"/>
    <w:rsid w:val="6E0BD315"/>
    <w:rsid w:val="6E0C968F"/>
    <w:rsid w:val="6E0F162A"/>
    <w:rsid w:val="6E134BA9"/>
    <w:rsid w:val="6E14572A"/>
    <w:rsid w:val="6E1E4CA3"/>
    <w:rsid w:val="6E1F2C39"/>
    <w:rsid w:val="6E211216"/>
    <w:rsid w:val="6E239D30"/>
    <w:rsid w:val="6E24A72C"/>
    <w:rsid w:val="6E251041"/>
    <w:rsid w:val="6E30833B"/>
    <w:rsid w:val="6E313790"/>
    <w:rsid w:val="6E3454EF"/>
    <w:rsid w:val="6E35443B"/>
    <w:rsid w:val="6E36D27A"/>
    <w:rsid w:val="6E421B0D"/>
    <w:rsid w:val="6E42ADB5"/>
    <w:rsid w:val="6E446AD6"/>
    <w:rsid w:val="6E488DA4"/>
    <w:rsid w:val="6E4A93ED"/>
    <w:rsid w:val="6E4ABB01"/>
    <w:rsid w:val="6E4D982A"/>
    <w:rsid w:val="6E50ABA6"/>
    <w:rsid w:val="6E51B1D5"/>
    <w:rsid w:val="6E6020F2"/>
    <w:rsid w:val="6E6540AB"/>
    <w:rsid w:val="6E6664C3"/>
    <w:rsid w:val="6E73371C"/>
    <w:rsid w:val="6E77B275"/>
    <w:rsid w:val="6E7B88A9"/>
    <w:rsid w:val="6E7C4CD0"/>
    <w:rsid w:val="6E7D35DA"/>
    <w:rsid w:val="6E867842"/>
    <w:rsid w:val="6E8BAA58"/>
    <w:rsid w:val="6E8EA0B8"/>
    <w:rsid w:val="6E921586"/>
    <w:rsid w:val="6E924556"/>
    <w:rsid w:val="6E958E02"/>
    <w:rsid w:val="6E96C882"/>
    <w:rsid w:val="6E9741C5"/>
    <w:rsid w:val="6E97B327"/>
    <w:rsid w:val="6E99CCE2"/>
    <w:rsid w:val="6E9C25AE"/>
    <w:rsid w:val="6E9CBB1A"/>
    <w:rsid w:val="6EAC0179"/>
    <w:rsid w:val="6EADA1C0"/>
    <w:rsid w:val="6EB41B52"/>
    <w:rsid w:val="6EB4D0EE"/>
    <w:rsid w:val="6EB50754"/>
    <w:rsid w:val="6EB64CA0"/>
    <w:rsid w:val="6EB6AD16"/>
    <w:rsid w:val="6EB8C047"/>
    <w:rsid w:val="6EB8E4BB"/>
    <w:rsid w:val="6EBEB802"/>
    <w:rsid w:val="6EBEF991"/>
    <w:rsid w:val="6EBFF8B9"/>
    <w:rsid w:val="6EC1E990"/>
    <w:rsid w:val="6EC4619D"/>
    <w:rsid w:val="6EC5A40B"/>
    <w:rsid w:val="6ECE8BA3"/>
    <w:rsid w:val="6ECFC05C"/>
    <w:rsid w:val="6ED31CD8"/>
    <w:rsid w:val="6EDA6ABD"/>
    <w:rsid w:val="6EDB103E"/>
    <w:rsid w:val="6EDBF530"/>
    <w:rsid w:val="6EE117CA"/>
    <w:rsid w:val="6EE14738"/>
    <w:rsid w:val="6EE21151"/>
    <w:rsid w:val="6EE5231D"/>
    <w:rsid w:val="6EE70379"/>
    <w:rsid w:val="6EE95A45"/>
    <w:rsid w:val="6EEBA206"/>
    <w:rsid w:val="6EEE09A5"/>
    <w:rsid w:val="6EF30C54"/>
    <w:rsid w:val="6EF6FE2B"/>
    <w:rsid w:val="6EFB5503"/>
    <w:rsid w:val="6EFBE6A1"/>
    <w:rsid w:val="6F0144CA"/>
    <w:rsid w:val="6F025F77"/>
    <w:rsid w:val="6F02FC1A"/>
    <w:rsid w:val="6F0BA702"/>
    <w:rsid w:val="6F12E9DA"/>
    <w:rsid w:val="6F146C9D"/>
    <w:rsid w:val="6F1561D5"/>
    <w:rsid w:val="6F16E977"/>
    <w:rsid w:val="6F178BBF"/>
    <w:rsid w:val="6F2031E9"/>
    <w:rsid w:val="6F2500C5"/>
    <w:rsid w:val="6F2548ED"/>
    <w:rsid w:val="6F27118A"/>
    <w:rsid w:val="6F2719F1"/>
    <w:rsid w:val="6F2B3D6C"/>
    <w:rsid w:val="6F30529F"/>
    <w:rsid w:val="6F3579ED"/>
    <w:rsid w:val="6F363438"/>
    <w:rsid w:val="6F389967"/>
    <w:rsid w:val="6F3DE624"/>
    <w:rsid w:val="6F405C8C"/>
    <w:rsid w:val="6F430AD4"/>
    <w:rsid w:val="6F4BF4C9"/>
    <w:rsid w:val="6F4CB260"/>
    <w:rsid w:val="6F4EFFC6"/>
    <w:rsid w:val="6F4FE28D"/>
    <w:rsid w:val="6F4FEA7D"/>
    <w:rsid w:val="6F549997"/>
    <w:rsid w:val="6F60217C"/>
    <w:rsid w:val="6F6F10D9"/>
    <w:rsid w:val="6F7553DF"/>
    <w:rsid w:val="6F77DBA6"/>
    <w:rsid w:val="6F7B98A1"/>
    <w:rsid w:val="6F7C89CA"/>
    <w:rsid w:val="6F7DA49E"/>
    <w:rsid w:val="6F80545B"/>
    <w:rsid w:val="6F841323"/>
    <w:rsid w:val="6F84C44C"/>
    <w:rsid w:val="6F8563E7"/>
    <w:rsid w:val="6F9872C1"/>
    <w:rsid w:val="6F9D7D15"/>
    <w:rsid w:val="6F9F3F71"/>
    <w:rsid w:val="6F9F758F"/>
    <w:rsid w:val="6FA8B331"/>
    <w:rsid w:val="6FA9E350"/>
    <w:rsid w:val="6FB13A45"/>
    <w:rsid w:val="6FB42A72"/>
    <w:rsid w:val="6FBB9106"/>
    <w:rsid w:val="6FC319DD"/>
    <w:rsid w:val="6FC4D3DA"/>
    <w:rsid w:val="6FC9AB65"/>
    <w:rsid w:val="6FCE953E"/>
    <w:rsid w:val="6FD524FC"/>
    <w:rsid w:val="6FD5C980"/>
    <w:rsid w:val="6FD8BEBA"/>
    <w:rsid w:val="6FD90BE4"/>
    <w:rsid w:val="6FD9B0C3"/>
    <w:rsid w:val="6FDF10ED"/>
    <w:rsid w:val="6FDFF830"/>
    <w:rsid w:val="6FE87BE2"/>
    <w:rsid w:val="6FF29457"/>
    <w:rsid w:val="6FF84FA5"/>
    <w:rsid w:val="6FFA8DCD"/>
    <w:rsid w:val="70043C59"/>
    <w:rsid w:val="70078745"/>
    <w:rsid w:val="70080C84"/>
    <w:rsid w:val="700F9596"/>
    <w:rsid w:val="70116D93"/>
    <w:rsid w:val="701207D3"/>
    <w:rsid w:val="7012A826"/>
    <w:rsid w:val="70172E52"/>
    <w:rsid w:val="7019CC2D"/>
    <w:rsid w:val="701C5ECA"/>
    <w:rsid w:val="701EF216"/>
    <w:rsid w:val="701EFBC8"/>
    <w:rsid w:val="70206C63"/>
    <w:rsid w:val="70217320"/>
    <w:rsid w:val="7027C446"/>
    <w:rsid w:val="702CBABA"/>
    <w:rsid w:val="7035FDAB"/>
    <w:rsid w:val="70376E20"/>
    <w:rsid w:val="703C2DF3"/>
    <w:rsid w:val="703D2D50"/>
    <w:rsid w:val="703FC185"/>
    <w:rsid w:val="704952DB"/>
    <w:rsid w:val="7049952A"/>
    <w:rsid w:val="704C6F99"/>
    <w:rsid w:val="704CA7D3"/>
    <w:rsid w:val="704DA4C4"/>
    <w:rsid w:val="7050B636"/>
    <w:rsid w:val="705732CD"/>
    <w:rsid w:val="705D1B50"/>
    <w:rsid w:val="7061CBAC"/>
    <w:rsid w:val="7062BE63"/>
    <w:rsid w:val="706345F3"/>
    <w:rsid w:val="7066B6BC"/>
    <w:rsid w:val="706E5BE7"/>
    <w:rsid w:val="70702A36"/>
    <w:rsid w:val="70793B0D"/>
    <w:rsid w:val="707C737F"/>
    <w:rsid w:val="70877818"/>
    <w:rsid w:val="70877E4C"/>
    <w:rsid w:val="708BF6D4"/>
    <w:rsid w:val="7095B442"/>
    <w:rsid w:val="70984566"/>
    <w:rsid w:val="7098F635"/>
    <w:rsid w:val="709D7747"/>
    <w:rsid w:val="70A61C4B"/>
    <w:rsid w:val="70AD5B32"/>
    <w:rsid w:val="70ADFC51"/>
    <w:rsid w:val="70B4052C"/>
    <w:rsid w:val="70B5A59D"/>
    <w:rsid w:val="70BEF45A"/>
    <w:rsid w:val="70C8E12D"/>
    <w:rsid w:val="70CA8177"/>
    <w:rsid w:val="70CCF0D4"/>
    <w:rsid w:val="70D9EDB7"/>
    <w:rsid w:val="70DAA6F8"/>
    <w:rsid w:val="70DFFB24"/>
    <w:rsid w:val="70EA4FB8"/>
    <w:rsid w:val="70EF7045"/>
    <w:rsid w:val="70F49CE0"/>
    <w:rsid w:val="70F67E45"/>
    <w:rsid w:val="70F6B634"/>
    <w:rsid w:val="70F8234F"/>
    <w:rsid w:val="70F9AF3A"/>
    <w:rsid w:val="70FE3BDA"/>
    <w:rsid w:val="7100BA95"/>
    <w:rsid w:val="710221AB"/>
    <w:rsid w:val="71081A35"/>
    <w:rsid w:val="7118FF09"/>
    <w:rsid w:val="711945C1"/>
    <w:rsid w:val="711DF679"/>
    <w:rsid w:val="7122209A"/>
    <w:rsid w:val="71227C76"/>
    <w:rsid w:val="71353698"/>
    <w:rsid w:val="71384E15"/>
    <w:rsid w:val="7149635A"/>
    <w:rsid w:val="714A24A0"/>
    <w:rsid w:val="714A56FE"/>
    <w:rsid w:val="714D55A4"/>
    <w:rsid w:val="7151DD78"/>
    <w:rsid w:val="71526E90"/>
    <w:rsid w:val="715DCC0F"/>
    <w:rsid w:val="71709952"/>
    <w:rsid w:val="71737AB1"/>
    <w:rsid w:val="7190631E"/>
    <w:rsid w:val="7192F21E"/>
    <w:rsid w:val="7194C1A7"/>
    <w:rsid w:val="71964381"/>
    <w:rsid w:val="71984AE1"/>
    <w:rsid w:val="719C7BC0"/>
    <w:rsid w:val="719D6B9C"/>
    <w:rsid w:val="71A16099"/>
    <w:rsid w:val="71A2CB3A"/>
    <w:rsid w:val="71A8DF88"/>
    <w:rsid w:val="71AF5EA6"/>
    <w:rsid w:val="71B2DD4B"/>
    <w:rsid w:val="71B461C2"/>
    <w:rsid w:val="71B8B0A1"/>
    <w:rsid w:val="71B8F371"/>
    <w:rsid w:val="71BE56EF"/>
    <w:rsid w:val="71BE9595"/>
    <w:rsid w:val="71C05F20"/>
    <w:rsid w:val="71C4F1F4"/>
    <w:rsid w:val="71C5F164"/>
    <w:rsid w:val="71CEB18C"/>
    <w:rsid w:val="71D17852"/>
    <w:rsid w:val="71D335E0"/>
    <w:rsid w:val="71D36B6A"/>
    <w:rsid w:val="71D8BF85"/>
    <w:rsid w:val="71D976F9"/>
    <w:rsid w:val="71DC4887"/>
    <w:rsid w:val="71F284A7"/>
    <w:rsid w:val="720194E2"/>
    <w:rsid w:val="72019D33"/>
    <w:rsid w:val="720F4B70"/>
    <w:rsid w:val="7216590F"/>
    <w:rsid w:val="721CB303"/>
    <w:rsid w:val="721CF669"/>
    <w:rsid w:val="7220BFB9"/>
    <w:rsid w:val="7226E817"/>
    <w:rsid w:val="7229C643"/>
    <w:rsid w:val="72308BCE"/>
    <w:rsid w:val="72366D30"/>
    <w:rsid w:val="723B15E5"/>
    <w:rsid w:val="723DF07E"/>
    <w:rsid w:val="723ED6E1"/>
    <w:rsid w:val="7245FD9A"/>
    <w:rsid w:val="7247F216"/>
    <w:rsid w:val="724899D8"/>
    <w:rsid w:val="724F4DCC"/>
    <w:rsid w:val="72522D0E"/>
    <w:rsid w:val="7258E2F6"/>
    <w:rsid w:val="7262D542"/>
    <w:rsid w:val="72636F1F"/>
    <w:rsid w:val="726A0DCD"/>
    <w:rsid w:val="726C04B7"/>
    <w:rsid w:val="726FABE0"/>
    <w:rsid w:val="72741BD3"/>
    <w:rsid w:val="727AF0CB"/>
    <w:rsid w:val="727B781D"/>
    <w:rsid w:val="727C5140"/>
    <w:rsid w:val="727E5364"/>
    <w:rsid w:val="727FFCFA"/>
    <w:rsid w:val="7288FC00"/>
    <w:rsid w:val="7289C512"/>
    <w:rsid w:val="729067E0"/>
    <w:rsid w:val="729137CA"/>
    <w:rsid w:val="729190C9"/>
    <w:rsid w:val="7291B36C"/>
    <w:rsid w:val="729479FD"/>
    <w:rsid w:val="729AC14F"/>
    <w:rsid w:val="72A05792"/>
    <w:rsid w:val="72A7E2DD"/>
    <w:rsid w:val="72A856FB"/>
    <w:rsid w:val="72A946FA"/>
    <w:rsid w:val="72A96A06"/>
    <w:rsid w:val="72B9F5FA"/>
    <w:rsid w:val="72BB4B09"/>
    <w:rsid w:val="72BFF754"/>
    <w:rsid w:val="72C5F730"/>
    <w:rsid w:val="72C76F55"/>
    <w:rsid w:val="72CF18A5"/>
    <w:rsid w:val="72D7927F"/>
    <w:rsid w:val="72E0BF8C"/>
    <w:rsid w:val="72E2FD29"/>
    <w:rsid w:val="72E7DDD7"/>
    <w:rsid w:val="72EEC042"/>
    <w:rsid w:val="72F4EA0F"/>
    <w:rsid w:val="72F7D01C"/>
    <w:rsid w:val="72F8ECBD"/>
    <w:rsid w:val="7300FE9E"/>
    <w:rsid w:val="7302C28C"/>
    <w:rsid w:val="7302C69F"/>
    <w:rsid w:val="730DA817"/>
    <w:rsid w:val="7311ED1E"/>
    <w:rsid w:val="731810E9"/>
    <w:rsid w:val="73191A65"/>
    <w:rsid w:val="731ACB49"/>
    <w:rsid w:val="732573A4"/>
    <w:rsid w:val="732BBEE1"/>
    <w:rsid w:val="733A5535"/>
    <w:rsid w:val="733DCE6D"/>
    <w:rsid w:val="73428BA5"/>
    <w:rsid w:val="734680A6"/>
    <w:rsid w:val="73480D03"/>
    <w:rsid w:val="734ED32B"/>
    <w:rsid w:val="73549FD2"/>
    <w:rsid w:val="735806CC"/>
    <w:rsid w:val="73678FB6"/>
    <w:rsid w:val="736A4436"/>
    <w:rsid w:val="7371530F"/>
    <w:rsid w:val="73728572"/>
    <w:rsid w:val="7372A31F"/>
    <w:rsid w:val="737B17BF"/>
    <w:rsid w:val="7387779F"/>
    <w:rsid w:val="7387D64F"/>
    <w:rsid w:val="738975D3"/>
    <w:rsid w:val="7392FBA6"/>
    <w:rsid w:val="73970780"/>
    <w:rsid w:val="73973577"/>
    <w:rsid w:val="739A5718"/>
    <w:rsid w:val="739C83DA"/>
    <w:rsid w:val="73ACF4A8"/>
    <w:rsid w:val="73B0D1BF"/>
    <w:rsid w:val="73B3D58D"/>
    <w:rsid w:val="73B57E08"/>
    <w:rsid w:val="73BFED2D"/>
    <w:rsid w:val="73C53C01"/>
    <w:rsid w:val="73C67014"/>
    <w:rsid w:val="73CDEA6A"/>
    <w:rsid w:val="73D04E36"/>
    <w:rsid w:val="73D2035B"/>
    <w:rsid w:val="73D9F771"/>
    <w:rsid w:val="73E16B1C"/>
    <w:rsid w:val="73E2A6A3"/>
    <w:rsid w:val="73E3AEB2"/>
    <w:rsid w:val="73E701BE"/>
    <w:rsid w:val="73EB5DB7"/>
    <w:rsid w:val="73EC4200"/>
    <w:rsid w:val="73EE7DC7"/>
    <w:rsid w:val="73F4C94C"/>
    <w:rsid w:val="73F5872E"/>
    <w:rsid w:val="73F764AB"/>
    <w:rsid w:val="74049BE5"/>
    <w:rsid w:val="74154799"/>
    <w:rsid w:val="741672BE"/>
    <w:rsid w:val="741C8A03"/>
    <w:rsid w:val="7423E50A"/>
    <w:rsid w:val="74253E12"/>
    <w:rsid w:val="7428AE33"/>
    <w:rsid w:val="742C3483"/>
    <w:rsid w:val="742FA617"/>
    <w:rsid w:val="7431DB34"/>
    <w:rsid w:val="7433C532"/>
    <w:rsid w:val="74365399"/>
    <w:rsid w:val="7438D829"/>
    <w:rsid w:val="743F0C4D"/>
    <w:rsid w:val="7443DB33"/>
    <w:rsid w:val="74499297"/>
    <w:rsid w:val="744AA403"/>
    <w:rsid w:val="744B7624"/>
    <w:rsid w:val="7451A764"/>
    <w:rsid w:val="745BD365"/>
    <w:rsid w:val="745C9F03"/>
    <w:rsid w:val="745EFAC1"/>
    <w:rsid w:val="745F77C0"/>
    <w:rsid w:val="7465D320"/>
    <w:rsid w:val="746770A3"/>
    <w:rsid w:val="746A7818"/>
    <w:rsid w:val="746BEDB6"/>
    <w:rsid w:val="74727547"/>
    <w:rsid w:val="747FC0D7"/>
    <w:rsid w:val="7481A60E"/>
    <w:rsid w:val="7486B71F"/>
    <w:rsid w:val="7487CC61"/>
    <w:rsid w:val="748926CD"/>
    <w:rsid w:val="748FC195"/>
    <w:rsid w:val="749517C6"/>
    <w:rsid w:val="74985022"/>
    <w:rsid w:val="7498BB10"/>
    <w:rsid w:val="749990FB"/>
    <w:rsid w:val="749DF3A1"/>
    <w:rsid w:val="749EB33A"/>
    <w:rsid w:val="749FCBDE"/>
    <w:rsid w:val="74B380FD"/>
    <w:rsid w:val="74B3D3CF"/>
    <w:rsid w:val="74B4B096"/>
    <w:rsid w:val="74BD52C7"/>
    <w:rsid w:val="74BF2133"/>
    <w:rsid w:val="74BF8250"/>
    <w:rsid w:val="74C1719C"/>
    <w:rsid w:val="74CAD94D"/>
    <w:rsid w:val="74D76279"/>
    <w:rsid w:val="74E2DF30"/>
    <w:rsid w:val="74E39978"/>
    <w:rsid w:val="74E4126F"/>
    <w:rsid w:val="74E82F48"/>
    <w:rsid w:val="74EC7EBE"/>
    <w:rsid w:val="74EE607F"/>
    <w:rsid w:val="74F099B7"/>
    <w:rsid w:val="74F124F9"/>
    <w:rsid w:val="74F12D34"/>
    <w:rsid w:val="74F326D8"/>
    <w:rsid w:val="74F33F75"/>
    <w:rsid w:val="74F8E92B"/>
    <w:rsid w:val="74F96996"/>
    <w:rsid w:val="75082A87"/>
    <w:rsid w:val="75098250"/>
    <w:rsid w:val="750D38CD"/>
    <w:rsid w:val="75106EF5"/>
    <w:rsid w:val="751160B0"/>
    <w:rsid w:val="751207B4"/>
    <w:rsid w:val="7516406B"/>
    <w:rsid w:val="7517FA8A"/>
    <w:rsid w:val="7519BB45"/>
    <w:rsid w:val="7520A84D"/>
    <w:rsid w:val="7528859A"/>
    <w:rsid w:val="752F1B28"/>
    <w:rsid w:val="753E96D8"/>
    <w:rsid w:val="754A59BD"/>
    <w:rsid w:val="754B1729"/>
    <w:rsid w:val="754DAD08"/>
    <w:rsid w:val="754F2822"/>
    <w:rsid w:val="7551D753"/>
    <w:rsid w:val="75520067"/>
    <w:rsid w:val="755314B1"/>
    <w:rsid w:val="75543F5B"/>
    <w:rsid w:val="75555837"/>
    <w:rsid w:val="7555CAAC"/>
    <w:rsid w:val="7556ABA2"/>
    <w:rsid w:val="75609124"/>
    <w:rsid w:val="7565825D"/>
    <w:rsid w:val="75677FC4"/>
    <w:rsid w:val="756B3AD8"/>
    <w:rsid w:val="756E39A3"/>
    <w:rsid w:val="7577207D"/>
    <w:rsid w:val="757725A6"/>
    <w:rsid w:val="75783D5D"/>
    <w:rsid w:val="75789962"/>
    <w:rsid w:val="75874CA9"/>
    <w:rsid w:val="758E6F4E"/>
    <w:rsid w:val="7591E69B"/>
    <w:rsid w:val="7595A04D"/>
    <w:rsid w:val="759BD3AB"/>
    <w:rsid w:val="759E9A8A"/>
    <w:rsid w:val="759F0D07"/>
    <w:rsid w:val="75A0A7D1"/>
    <w:rsid w:val="75A1DDD6"/>
    <w:rsid w:val="75A27C3C"/>
    <w:rsid w:val="75AA8B0B"/>
    <w:rsid w:val="75AB7758"/>
    <w:rsid w:val="75B1B816"/>
    <w:rsid w:val="75B4DF92"/>
    <w:rsid w:val="75C0FCB2"/>
    <w:rsid w:val="75C20F43"/>
    <w:rsid w:val="75C63B89"/>
    <w:rsid w:val="75C76824"/>
    <w:rsid w:val="75CC269B"/>
    <w:rsid w:val="75CCA396"/>
    <w:rsid w:val="75D26440"/>
    <w:rsid w:val="75D6E68F"/>
    <w:rsid w:val="75DC9BB4"/>
    <w:rsid w:val="75E0E9F4"/>
    <w:rsid w:val="75EE1DE8"/>
    <w:rsid w:val="75EE8A2A"/>
    <w:rsid w:val="75F3DCF9"/>
    <w:rsid w:val="75F70A61"/>
    <w:rsid w:val="75F9B409"/>
    <w:rsid w:val="75FFEB5A"/>
    <w:rsid w:val="75FFED68"/>
    <w:rsid w:val="76016D74"/>
    <w:rsid w:val="760342A5"/>
    <w:rsid w:val="760BF5B9"/>
    <w:rsid w:val="760C8136"/>
    <w:rsid w:val="7610B78B"/>
    <w:rsid w:val="7615ED46"/>
    <w:rsid w:val="761C03C7"/>
    <w:rsid w:val="761C7E43"/>
    <w:rsid w:val="76242DD2"/>
    <w:rsid w:val="76258580"/>
    <w:rsid w:val="76332FFF"/>
    <w:rsid w:val="76334852"/>
    <w:rsid w:val="763480CC"/>
    <w:rsid w:val="7634A90F"/>
    <w:rsid w:val="76383DB0"/>
    <w:rsid w:val="7638E9E4"/>
    <w:rsid w:val="763978C0"/>
    <w:rsid w:val="763A899C"/>
    <w:rsid w:val="763BB0D2"/>
    <w:rsid w:val="763E91A1"/>
    <w:rsid w:val="763EF073"/>
    <w:rsid w:val="763FE30F"/>
    <w:rsid w:val="7649D09D"/>
    <w:rsid w:val="764C027D"/>
    <w:rsid w:val="7650BD35"/>
    <w:rsid w:val="7658810E"/>
    <w:rsid w:val="76672030"/>
    <w:rsid w:val="7675D73B"/>
    <w:rsid w:val="76790426"/>
    <w:rsid w:val="767B8B41"/>
    <w:rsid w:val="7683E22C"/>
    <w:rsid w:val="7686C832"/>
    <w:rsid w:val="768EABC5"/>
    <w:rsid w:val="76934F7E"/>
    <w:rsid w:val="76984BBC"/>
    <w:rsid w:val="769C3644"/>
    <w:rsid w:val="76A05540"/>
    <w:rsid w:val="76A4208B"/>
    <w:rsid w:val="76A650BC"/>
    <w:rsid w:val="76AA7DD1"/>
    <w:rsid w:val="76AC4B20"/>
    <w:rsid w:val="76ADA620"/>
    <w:rsid w:val="76ADAAC9"/>
    <w:rsid w:val="76AEDBF7"/>
    <w:rsid w:val="76B0F094"/>
    <w:rsid w:val="76BD0620"/>
    <w:rsid w:val="76BEDB1B"/>
    <w:rsid w:val="76C54356"/>
    <w:rsid w:val="76C87BCB"/>
    <w:rsid w:val="76CD8ABA"/>
    <w:rsid w:val="76D7515C"/>
    <w:rsid w:val="76D765FC"/>
    <w:rsid w:val="76D86271"/>
    <w:rsid w:val="76DAA8BE"/>
    <w:rsid w:val="76E3E569"/>
    <w:rsid w:val="76E412FF"/>
    <w:rsid w:val="76EA9294"/>
    <w:rsid w:val="76F1580C"/>
    <w:rsid w:val="76F1BE13"/>
    <w:rsid w:val="76F63242"/>
    <w:rsid w:val="76FBCBEB"/>
    <w:rsid w:val="76FE1191"/>
    <w:rsid w:val="77025B44"/>
    <w:rsid w:val="770F9E84"/>
    <w:rsid w:val="77138B86"/>
    <w:rsid w:val="7713E8AC"/>
    <w:rsid w:val="771D71EC"/>
    <w:rsid w:val="77207559"/>
    <w:rsid w:val="772179FF"/>
    <w:rsid w:val="7722F2EB"/>
    <w:rsid w:val="772598C5"/>
    <w:rsid w:val="77278F03"/>
    <w:rsid w:val="7727CB35"/>
    <w:rsid w:val="772B7A38"/>
    <w:rsid w:val="77304B07"/>
    <w:rsid w:val="77350220"/>
    <w:rsid w:val="7738E604"/>
    <w:rsid w:val="773A16B5"/>
    <w:rsid w:val="774D2491"/>
    <w:rsid w:val="775359B9"/>
    <w:rsid w:val="775C3C6C"/>
    <w:rsid w:val="775E68AA"/>
    <w:rsid w:val="776428AF"/>
    <w:rsid w:val="7764F169"/>
    <w:rsid w:val="776AF47F"/>
    <w:rsid w:val="776C7193"/>
    <w:rsid w:val="776CAB1E"/>
    <w:rsid w:val="777791BC"/>
    <w:rsid w:val="7779565B"/>
    <w:rsid w:val="777B413C"/>
    <w:rsid w:val="777E0CF5"/>
    <w:rsid w:val="777E7004"/>
    <w:rsid w:val="77801A3E"/>
    <w:rsid w:val="7785AF47"/>
    <w:rsid w:val="778A5F24"/>
    <w:rsid w:val="778E5ECC"/>
    <w:rsid w:val="779AC490"/>
    <w:rsid w:val="779FAFD7"/>
    <w:rsid w:val="77A32799"/>
    <w:rsid w:val="77A58CE7"/>
    <w:rsid w:val="77A6E47C"/>
    <w:rsid w:val="77A78F46"/>
    <w:rsid w:val="77AFE2E6"/>
    <w:rsid w:val="77B017E6"/>
    <w:rsid w:val="77B19469"/>
    <w:rsid w:val="77B2C20F"/>
    <w:rsid w:val="77BA8F94"/>
    <w:rsid w:val="77BEB936"/>
    <w:rsid w:val="77BEE3B9"/>
    <w:rsid w:val="77C5547E"/>
    <w:rsid w:val="77C602BE"/>
    <w:rsid w:val="77C85DD2"/>
    <w:rsid w:val="77CC0789"/>
    <w:rsid w:val="77D2190B"/>
    <w:rsid w:val="77D327D9"/>
    <w:rsid w:val="77D34EBC"/>
    <w:rsid w:val="77D748DF"/>
    <w:rsid w:val="77D77C90"/>
    <w:rsid w:val="77D7D4C8"/>
    <w:rsid w:val="77E37641"/>
    <w:rsid w:val="77E6DA10"/>
    <w:rsid w:val="77F160EE"/>
    <w:rsid w:val="77F92B39"/>
    <w:rsid w:val="78046FF0"/>
    <w:rsid w:val="780CE435"/>
    <w:rsid w:val="7813E9F0"/>
    <w:rsid w:val="7814D4DB"/>
    <w:rsid w:val="7816DA4A"/>
    <w:rsid w:val="78237367"/>
    <w:rsid w:val="7828347D"/>
    <w:rsid w:val="782CE3D8"/>
    <w:rsid w:val="78346B0B"/>
    <w:rsid w:val="78353293"/>
    <w:rsid w:val="78371F0A"/>
    <w:rsid w:val="783A2C08"/>
    <w:rsid w:val="783B6482"/>
    <w:rsid w:val="783D7EDF"/>
    <w:rsid w:val="78445DE8"/>
    <w:rsid w:val="7852DEF2"/>
    <w:rsid w:val="7852F112"/>
    <w:rsid w:val="78537558"/>
    <w:rsid w:val="78587983"/>
    <w:rsid w:val="78590438"/>
    <w:rsid w:val="785B977D"/>
    <w:rsid w:val="785C321E"/>
    <w:rsid w:val="785D61D2"/>
    <w:rsid w:val="786073CA"/>
    <w:rsid w:val="78651ACD"/>
    <w:rsid w:val="786C0910"/>
    <w:rsid w:val="7878609F"/>
    <w:rsid w:val="787B9824"/>
    <w:rsid w:val="787D5A0F"/>
    <w:rsid w:val="7884DE76"/>
    <w:rsid w:val="7887316D"/>
    <w:rsid w:val="788B9E8D"/>
    <w:rsid w:val="789A0303"/>
    <w:rsid w:val="789A39EA"/>
    <w:rsid w:val="789AEDD3"/>
    <w:rsid w:val="789D71A7"/>
    <w:rsid w:val="789DD30A"/>
    <w:rsid w:val="78A19F98"/>
    <w:rsid w:val="78A463CE"/>
    <w:rsid w:val="78A8C444"/>
    <w:rsid w:val="78AA5585"/>
    <w:rsid w:val="78AFD5C9"/>
    <w:rsid w:val="78B2C3A8"/>
    <w:rsid w:val="78B41BE3"/>
    <w:rsid w:val="78B6A955"/>
    <w:rsid w:val="78B80092"/>
    <w:rsid w:val="78BFDA2E"/>
    <w:rsid w:val="78C59BBA"/>
    <w:rsid w:val="78CC4389"/>
    <w:rsid w:val="78D0A645"/>
    <w:rsid w:val="78D9D973"/>
    <w:rsid w:val="78E29C39"/>
    <w:rsid w:val="78E5CD7E"/>
    <w:rsid w:val="78E95E23"/>
    <w:rsid w:val="78E9EA2F"/>
    <w:rsid w:val="78EB3F19"/>
    <w:rsid w:val="78EBA5A2"/>
    <w:rsid w:val="78F8A702"/>
    <w:rsid w:val="78FCD043"/>
    <w:rsid w:val="7906DB3B"/>
    <w:rsid w:val="791446C0"/>
    <w:rsid w:val="7915E4E6"/>
    <w:rsid w:val="79167E85"/>
    <w:rsid w:val="7916CEB8"/>
    <w:rsid w:val="7916EFD7"/>
    <w:rsid w:val="791737EC"/>
    <w:rsid w:val="79180CC3"/>
    <w:rsid w:val="79198DF2"/>
    <w:rsid w:val="79256234"/>
    <w:rsid w:val="7926EB26"/>
    <w:rsid w:val="79272E19"/>
    <w:rsid w:val="79273EDE"/>
    <w:rsid w:val="792E6183"/>
    <w:rsid w:val="79326CB6"/>
    <w:rsid w:val="79346C5D"/>
    <w:rsid w:val="79351359"/>
    <w:rsid w:val="79363BCB"/>
    <w:rsid w:val="79371581"/>
    <w:rsid w:val="79375577"/>
    <w:rsid w:val="79402C6F"/>
    <w:rsid w:val="7940CE89"/>
    <w:rsid w:val="7942F20D"/>
    <w:rsid w:val="7944340C"/>
    <w:rsid w:val="7949549C"/>
    <w:rsid w:val="7955F11B"/>
    <w:rsid w:val="7962524C"/>
    <w:rsid w:val="7962A142"/>
    <w:rsid w:val="79739F72"/>
    <w:rsid w:val="797B5172"/>
    <w:rsid w:val="797B918C"/>
    <w:rsid w:val="797C4241"/>
    <w:rsid w:val="797FC41A"/>
    <w:rsid w:val="798C88F2"/>
    <w:rsid w:val="798DC419"/>
    <w:rsid w:val="798DFA67"/>
    <w:rsid w:val="79953842"/>
    <w:rsid w:val="79965006"/>
    <w:rsid w:val="7996B876"/>
    <w:rsid w:val="799A96C2"/>
    <w:rsid w:val="799BEB72"/>
    <w:rsid w:val="799D1132"/>
    <w:rsid w:val="79A2CAD8"/>
    <w:rsid w:val="79A3172C"/>
    <w:rsid w:val="79A5A923"/>
    <w:rsid w:val="79A5EAD0"/>
    <w:rsid w:val="79AA1852"/>
    <w:rsid w:val="79AD627E"/>
    <w:rsid w:val="79AF10A6"/>
    <w:rsid w:val="79B121BF"/>
    <w:rsid w:val="79BD679C"/>
    <w:rsid w:val="79BF2633"/>
    <w:rsid w:val="79C0446A"/>
    <w:rsid w:val="79C11434"/>
    <w:rsid w:val="79D04FA4"/>
    <w:rsid w:val="79D161A7"/>
    <w:rsid w:val="79D28D92"/>
    <w:rsid w:val="79D42797"/>
    <w:rsid w:val="79D785D7"/>
    <w:rsid w:val="79DB313F"/>
    <w:rsid w:val="79E08494"/>
    <w:rsid w:val="79E33255"/>
    <w:rsid w:val="79E4EF0B"/>
    <w:rsid w:val="79E73643"/>
    <w:rsid w:val="79EAAD94"/>
    <w:rsid w:val="79EC5B47"/>
    <w:rsid w:val="79EFAF6D"/>
    <w:rsid w:val="79F3F5FE"/>
    <w:rsid w:val="79F96188"/>
    <w:rsid w:val="79FC4EA9"/>
    <w:rsid w:val="7A05FE63"/>
    <w:rsid w:val="7A062483"/>
    <w:rsid w:val="7A099BF4"/>
    <w:rsid w:val="7A09AAA6"/>
    <w:rsid w:val="7A1250F6"/>
    <w:rsid w:val="7A14382B"/>
    <w:rsid w:val="7A169B4E"/>
    <w:rsid w:val="7A18B619"/>
    <w:rsid w:val="7A1BDAF5"/>
    <w:rsid w:val="7A217938"/>
    <w:rsid w:val="7A22211A"/>
    <w:rsid w:val="7A230D24"/>
    <w:rsid w:val="7A247BC0"/>
    <w:rsid w:val="7A271C96"/>
    <w:rsid w:val="7A2B40A5"/>
    <w:rsid w:val="7A2E22CA"/>
    <w:rsid w:val="7A2E2624"/>
    <w:rsid w:val="7A2F8AB0"/>
    <w:rsid w:val="7A30457E"/>
    <w:rsid w:val="7A31565F"/>
    <w:rsid w:val="7A3B51C9"/>
    <w:rsid w:val="7A44C724"/>
    <w:rsid w:val="7A4BC889"/>
    <w:rsid w:val="7A4D76A1"/>
    <w:rsid w:val="7A52A405"/>
    <w:rsid w:val="7A57F353"/>
    <w:rsid w:val="7A5EFE07"/>
    <w:rsid w:val="7A628005"/>
    <w:rsid w:val="7A6912EB"/>
    <w:rsid w:val="7A6D835D"/>
    <w:rsid w:val="7A6FF6E3"/>
    <w:rsid w:val="7A7220AE"/>
    <w:rsid w:val="7A7C4F2C"/>
    <w:rsid w:val="7A81B52E"/>
    <w:rsid w:val="7A82FA4B"/>
    <w:rsid w:val="7A847BC9"/>
    <w:rsid w:val="7A871950"/>
    <w:rsid w:val="7A87BB10"/>
    <w:rsid w:val="7A971E99"/>
    <w:rsid w:val="7A9D8060"/>
    <w:rsid w:val="7A9FB7C3"/>
    <w:rsid w:val="7AA004A9"/>
    <w:rsid w:val="7AA17904"/>
    <w:rsid w:val="7AA1AFD9"/>
    <w:rsid w:val="7AA56560"/>
    <w:rsid w:val="7AA8E25B"/>
    <w:rsid w:val="7AACEEB4"/>
    <w:rsid w:val="7AAFF3ED"/>
    <w:rsid w:val="7AB0D2DF"/>
    <w:rsid w:val="7AB2731B"/>
    <w:rsid w:val="7AB43423"/>
    <w:rsid w:val="7AB7C2CB"/>
    <w:rsid w:val="7AB96D66"/>
    <w:rsid w:val="7ABADAC6"/>
    <w:rsid w:val="7AC120FA"/>
    <w:rsid w:val="7AC186F8"/>
    <w:rsid w:val="7AC2B27A"/>
    <w:rsid w:val="7AC3AE20"/>
    <w:rsid w:val="7ACE550E"/>
    <w:rsid w:val="7AD47CE0"/>
    <w:rsid w:val="7AD8E08E"/>
    <w:rsid w:val="7AD9AE41"/>
    <w:rsid w:val="7ADC0BE8"/>
    <w:rsid w:val="7AE27979"/>
    <w:rsid w:val="7AE2EDC8"/>
    <w:rsid w:val="7AECD3BA"/>
    <w:rsid w:val="7AEDE08F"/>
    <w:rsid w:val="7AF11146"/>
    <w:rsid w:val="7AF3B60E"/>
    <w:rsid w:val="7AF54E22"/>
    <w:rsid w:val="7AFC505B"/>
    <w:rsid w:val="7B05A3A0"/>
    <w:rsid w:val="7B077CB3"/>
    <w:rsid w:val="7B09A9D9"/>
    <w:rsid w:val="7B1203BC"/>
    <w:rsid w:val="7B18B8AD"/>
    <w:rsid w:val="7B1AEC73"/>
    <w:rsid w:val="7B1F248D"/>
    <w:rsid w:val="7B210491"/>
    <w:rsid w:val="7B27D75A"/>
    <w:rsid w:val="7B29D495"/>
    <w:rsid w:val="7B2DF67A"/>
    <w:rsid w:val="7B371C23"/>
    <w:rsid w:val="7B3ED905"/>
    <w:rsid w:val="7B481A35"/>
    <w:rsid w:val="7B51596F"/>
    <w:rsid w:val="7B5299C5"/>
    <w:rsid w:val="7B5352F9"/>
    <w:rsid w:val="7B5839CE"/>
    <w:rsid w:val="7B594740"/>
    <w:rsid w:val="7B640D57"/>
    <w:rsid w:val="7B646DD3"/>
    <w:rsid w:val="7B68A7C9"/>
    <w:rsid w:val="7B6E1978"/>
    <w:rsid w:val="7B6ED691"/>
    <w:rsid w:val="7B7C2593"/>
    <w:rsid w:val="7B7E1071"/>
    <w:rsid w:val="7B82A583"/>
    <w:rsid w:val="7B82D840"/>
    <w:rsid w:val="7B8D9843"/>
    <w:rsid w:val="7B9673CB"/>
    <w:rsid w:val="7B969E0E"/>
    <w:rsid w:val="7B996847"/>
    <w:rsid w:val="7B9CFDEE"/>
    <w:rsid w:val="7BA084F9"/>
    <w:rsid w:val="7BAB9F72"/>
    <w:rsid w:val="7BACC71A"/>
    <w:rsid w:val="7BB79C02"/>
    <w:rsid w:val="7BBA6ED3"/>
    <w:rsid w:val="7BC1F459"/>
    <w:rsid w:val="7BC887A6"/>
    <w:rsid w:val="7BCB0337"/>
    <w:rsid w:val="7BD22FCA"/>
    <w:rsid w:val="7BD4AAC7"/>
    <w:rsid w:val="7BE22408"/>
    <w:rsid w:val="7BE37107"/>
    <w:rsid w:val="7BE66439"/>
    <w:rsid w:val="7BF15BE7"/>
    <w:rsid w:val="7BFE7A5B"/>
    <w:rsid w:val="7BFEA056"/>
    <w:rsid w:val="7C0B56E4"/>
    <w:rsid w:val="7C0DDB6E"/>
    <w:rsid w:val="7C167CE9"/>
    <w:rsid w:val="7C19F19E"/>
    <w:rsid w:val="7C1AE96F"/>
    <w:rsid w:val="7C1C9495"/>
    <w:rsid w:val="7C1DD6BC"/>
    <w:rsid w:val="7C20768C"/>
    <w:rsid w:val="7C2607B9"/>
    <w:rsid w:val="7C2CFB3B"/>
    <w:rsid w:val="7C385D3D"/>
    <w:rsid w:val="7C38E7D5"/>
    <w:rsid w:val="7C395DC2"/>
    <w:rsid w:val="7C3B357B"/>
    <w:rsid w:val="7C3FE4B8"/>
    <w:rsid w:val="7C464FFA"/>
    <w:rsid w:val="7C4874C1"/>
    <w:rsid w:val="7C493CDC"/>
    <w:rsid w:val="7C4EA6C0"/>
    <w:rsid w:val="7C53A6CB"/>
    <w:rsid w:val="7C595565"/>
    <w:rsid w:val="7C5E87A7"/>
    <w:rsid w:val="7C6362E3"/>
    <w:rsid w:val="7C64C2E9"/>
    <w:rsid w:val="7C6653EE"/>
    <w:rsid w:val="7C669A0A"/>
    <w:rsid w:val="7C67CF40"/>
    <w:rsid w:val="7C6DFBC6"/>
    <w:rsid w:val="7C7070CA"/>
    <w:rsid w:val="7C78F8F5"/>
    <w:rsid w:val="7C7F03CB"/>
    <w:rsid w:val="7C80B3BB"/>
    <w:rsid w:val="7C8226C4"/>
    <w:rsid w:val="7C830C60"/>
    <w:rsid w:val="7C883EA5"/>
    <w:rsid w:val="7C907B92"/>
    <w:rsid w:val="7C916A42"/>
    <w:rsid w:val="7C999F4D"/>
    <w:rsid w:val="7C9C6FC9"/>
    <w:rsid w:val="7C9D3D1D"/>
    <w:rsid w:val="7CA5927E"/>
    <w:rsid w:val="7CAF4B2B"/>
    <w:rsid w:val="7CB2E628"/>
    <w:rsid w:val="7CB6DA56"/>
    <w:rsid w:val="7CBA96D8"/>
    <w:rsid w:val="7CBB214A"/>
    <w:rsid w:val="7CBDE285"/>
    <w:rsid w:val="7CC43768"/>
    <w:rsid w:val="7CC47183"/>
    <w:rsid w:val="7CC50684"/>
    <w:rsid w:val="7CC78C74"/>
    <w:rsid w:val="7CCA7CAC"/>
    <w:rsid w:val="7CDB16CD"/>
    <w:rsid w:val="7CDC23D0"/>
    <w:rsid w:val="7CE2B34A"/>
    <w:rsid w:val="7CE4F6C9"/>
    <w:rsid w:val="7CE8A887"/>
    <w:rsid w:val="7CEE35E4"/>
    <w:rsid w:val="7CEED4A7"/>
    <w:rsid w:val="7CF3E614"/>
    <w:rsid w:val="7CFB253F"/>
    <w:rsid w:val="7D01A364"/>
    <w:rsid w:val="7D060D9E"/>
    <w:rsid w:val="7D0A16B0"/>
    <w:rsid w:val="7D0CFEFB"/>
    <w:rsid w:val="7D0FEB67"/>
    <w:rsid w:val="7D11E6A2"/>
    <w:rsid w:val="7D13DBD7"/>
    <w:rsid w:val="7D19346B"/>
    <w:rsid w:val="7D1A1FB4"/>
    <w:rsid w:val="7D1B7CB0"/>
    <w:rsid w:val="7D21A1DB"/>
    <w:rsid w:val="7D2345F0"/>
    <w:rsid w:val="7D288BFE"/>
    <w:rsid w:val="7D2B2A7B"/>
    <w:rsid w:val="7D3139D4"/>
    <w:rsid w:val="7D318307"/>
    <w:rsid w:val="7D32EB3F"/>
    <w:rsid w:val="7D3528D7"/>
    <w:rsid w:val="7D356516"/>
    <w:rsid w:val="7D377585"/>
    <w:rsid w:val="7D426874"/>
    <w:rsid w:val="7D43F92F"/>
    <w:rsid w:val="7D45C322"/>
    <w:rsid w:val="7D489BA2"/>
    <w:rsid w:val="7D48BC5A"/>
    <w:rsid w:val="7D4D96F3"/>
    <w:rsid w:val="7D504804"/>
    <w:rsid w:val="7D5162EA"/>
    <w:rsid w:val="7D516AD1"/>
    <w:rsid w:val="7D53AB64"/>
    <w:rsid w:val="7D5B9DE6"/>
    <w:rsid w:val="7D5CD540"/>
    <w:rsid w:val="7D6093F4"/>
    <w:rsid w:val="7D646E7A"/>
    <w:rsid w:val="7D65027B"/>
    <w:rsid w:val="7D6E10B7"/>
    <w:rsid w:val="7D72A610"/>
    <w:rsid w:val="7D733624"/>
    <w:rsid w:val="7D768FD2"/>
    <w:rsid w:val="7D78F799"/>
    <w:rsid w:val="7D7CB16D"/>
    <w:rsid w:val="7D80DF21"/>
    <w:rsid w:val="7D84BD2B"/>
    <w:rsid w:val="7D88C08B"/>
    <w:rsid w:val="7D90C094"/>
    <w:rsid w:val="7D911EBB"/>
    <w:rsid w:val="7D985932"/>
    <w:rsid w:val="7D9A6F7E"/>
    <w:rsid w:val="7D9F9939"/>
    <w:rsid w:val="7DA7B109"/>
    <w:rsid w:val="7DAA67E8"/>
    <w:rsid w:val="7DAE111F"/>
    <w:rsid w:val="7DAE7467"/>
    <w:rsid w:val="7DB336AD"/>
    <w:rsid w:val="7DB61F6A"/>
    <w:rsid w:val="7DB9D667"/>
    <w:rsid w:val="7DBBED44"/>
    <w:rsid w:val="7DC839C8"/>
    <w:rsid w:val="7DC89BAB"/>
    <w:rsid w:val="7DCBE194"/>
    <w:rsid w:val="7DD3C6C9"/>
    <w:rsid w:val="7DD5879C"/>
    <w:rsid w:val="7DD99A10"/>
    <w:rsid w:val="7DDED547"/>
    <w:rsid w:val="7DE16944"/>
    <w:rsid w:val="7DEE356E"/>
    <w:rsid w:val="7DF1CC83"/>
    <w:rsid w:val="7DF4F521"/>
    <w:rsid w:val="7DF96553"/>
    <w:rsid w:val="7DFA0F79"/>
    <w:rsid w:val="7DFC677A"/>
    <w:rsid w:val="7DFD5DC2"/>
    <w:rsid w:val="7DFE311E"/>
    <w:rsid w:val="7DFEDE41"/>
    <w:rsid w:val="7E01555A"/>
    <w:rsid w:val="7E029D25"/>
    <w:rsid w:val="7E18D9EE"/>
    <w:rsid w:val="7E1A582E"/>
    <w:rsid w:val="7E1C724E"/>
    <w:rsid w:val="7E1CE8E6"/>
    <w:rsid w:val="7E206287"/>
    <w:rsid w:val="7E22E671"/>
    <w:rsid w:val="7E246A4C"/>
    <w:rsid w:val="7E26516D"/>
    <w:rsid w:val="7E26CC8F"/>
    <w:rsid w:val="7E2A3399"/>
    <w:rsid w:val="7E2B2A20"/>
    <w:rsid w:val="7E35E115"/>
    <w:rsid w:val="7E3796F2"/>
    <w:rsid w:val="7E39A807"/>
    <w:rsid w:val="7E3FEFCC"/>
    <w:rsid w:val="7E4250DC"/>
    <w:rsid w:val="7E4631AF"/>
    <w:rsid w:val="7E4653E6"/>
    <w:rsid w:val="7E4A9714"/>
    <w:rsid w:val="7E4FCE28"/>
    <w:rsid w:val="7E516D85"/>
    <w:rsid w:val="7E529071"/>
    <w:rsid w:val="7E5774E0"/>
    <w:rsid w:val="7E5F0E61"/>
    <w:rsid w:val="7E6391F0"/>
    <w:rsid w:val="7E647FD5"/>
    <w:rsid w:val="7E6989D5"/>
    <w:rsid w:val="7E69C787"/>
    <w:rsid w:val="7E6B8243"/>
    <w:rsid w:val="7E72999E"/>
    <w:rsid w:val="7E737645"/>
    <w:rsid w:val="7E7A0E82"/>
    <w:rsid w:val="7E7EFF90"/>
    <w:rsid w:val="7E861450"/>
    <w:rsid w:val="7E8A780C"/>
    <w:rsid w:val="7E8C6088"/>
    <w:rsid w:val="7E8C91D3"/>
    <w:rsid w:val="7E932BC1"/>
    <w:rsid w:val="7E93E1BB"/>
    <w:rsid w:val="7E954271"/>
    <w:rsid w:val="7E988579"/>
    <w:rsid w:val="7E992692"/>
    <w:rsid w:val="7E9D69D4"/>
    <w:rsid w:val="7E9F63E3"/>
    <w:rsid w:val="7EA02E6E"/>
    <w:rsid w:val="7EA89295"/>
    <w:rsid w:val="7EA8EDF8"/>
    <w:rsid w:val="7EACCC14"/>
    <w:rsid w:val="7EAF3C5E"/>
    <w:rsid w:val="7EB09F83"/>
    <w:rsid w:val="7EB53F49"/>
    <w:rsid w:val="7EBC9EF7"/>
    <w:rsid w:val="7EBCEA46"/>
    <w:rsid w:val="7EBD3440"/>
    <w:rsid w:val="7EC15172"/>
    <w:rsid w:val="7EC4148F"/>
    <w:rsid w:val="7ECF60E0"/>
    <w:rsid w:val="7ED3C7B0"/>
    <w:rsid w:val="7ED533C1"/>
    <w:rsid w:val="7EDC8371"/>
    <w:rsid w:val="7EE2DEA4"/>
    <w:rsid w:val="7EEAD15F"/>
    <w:rsid w:val="7EF0A488"/>
    <w:rsid w:val="7EF12638"/>
    <w:rsid w:val="7EF2E86F"/>
    <w:rsid w:val="7EF325D0"/>
    <w:rsid w:val="7EF53334"/>
    <w:rsid w:val="7EF8F3FB"/>
    <w:rsid w:val="7EF9B700"/>
    <w:rsid w:val="7EFFE39D"/>
    <w:rsid w:val="7F002FB5"/>
    <w:rsid w:val="7F01E24E"/>
    <w:rsid w:val="7F071326"/>
    <w:rsid w:val="7F0E5B6F"/>
    <w:rsid w:val="7F0F5646"/>
    <w:rsid w:val="7F122602"/>
    <w:rsid w:val="7F13A39C"/>
    <w:rsid w:val="7F171274"/>
    <w:rsid w:val="7F186A17"/>
    <w:rsid w:val="7F212BDB"/>
    <w:rsid w:val="7F276EC2"/>
    <w:rsid w:val="7F2DCFBC"/>
    <w:rsid w:val="7F31E04F"/>
    <w:rsid w:val="7F3633D1"/>
    <w:rsid w:val="7F365B57"/>
    <w:rsid w:val="7F38D996"/>
    <w:rsid w:val="7F3C07F7"/>
    <w:rsid w:val="7F3C3F46"/>
    <w:rsid w:val="7F40AC0C"/>
    <w:rsid w:val="7F428FEA"/>
    <w:rsid w:val="7F4D39BA"/>
    <w:rsid w:val="7F4DB154"/>
    <w:rsid w:val="7F517A56"/>
    <w:rsid w:val="7F51F600"/>
    <w:rsid w:val="7F57CE0C"/>
    <w:rsid w:val="7F58756B"/>
    <w:rsid w:val="7F629FF0"/>
    <w:rsid w:val="7F645848"/>
    <w:rsid w:val="7F71B57B"/>
    <w:rsid w:val="7F721884"/>
    <w:rsid w:val="7F7B1A4C"/>
    <w:rsid w:val="7F809349"/>
    <w:rsid w:val="7F89ABF8"/>
    <w:rsid w:val="7F8F3A05"/>
    <w:rsid w:val="7F940280"/>
    <w:rsid w:val="7F951A1F"/>
    <w:rsid w:val="7F9A19DA"/>
    <w:rsid w:val="7F9A4E55"/>
    <w:rsid w:val="7FA23E76"/>
    <w:rsid w:val="7FA504E9"/>
    <w:rsid w:val="7FA77632"/>
    <w:rsid w:val="7FAE4135"/>
    <w:rsid w:val="7FB8A2DE"/>
    <w:rsid w:val="7FCCE41C"/>
    <w:rsid w:val="7FCD850B"/>
    <w:rsid w:val="7FD52710"/>
    <w:rsid w:val="7FD5EA0E"/>
    <w:rsid w:val="7FD9E7B9"/>
    <w:rsid w:val="7FDAE77F"/>
    <w:rsid w:val="7FDEE484"/>
    <w:rsid w:val="7FE07A08"/>
    <w:rsid w:val="7FE0CB56"/>
    <w:rsid w:val="7FE27C5A"/>
    <w:rsid w:val="7FE27D82"/>
    <w:rsid w:val="7FE7468E"/>
    <w:rsid w:val="7FE9DD0F"/>
    <w:rsid w:val="7FEE3532"/>
    <w:rsid w:val="7FF0F516"/>
    <w:rsid w:val="7FF78EB3"/>
    <w:rsid w:val="7FF9B0AB"/>
    <w:rsid w:val="7FFA2689"/>
    <w:rsid w:val="7FFCE4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95C37"/>
  <w15:docId w15:val="{7D62DBFB-8DB6-4314-AD51-B5030CCF1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0C0A"/>
    <w:pPr>
      <w:spacing w:line="240" w:lineRule="auto"/>
    </w:pPr>
    <w:rPr>
      <w:rFonts w:ascii="Times New Roman" w:hAnsi="Times New Roman" w:eastAsia="Times New Roman" w:cs="Times New Roman"/>
      <w:sz w:val="24"/>
      <w:szCs w:val="24"/>
      <w:lang w:val="en-US"/>
    </w:rPr>
  </w:style>
  <w:style w:type="paragraph" w:styleId="Heading1">
    <w:name w:val="heading 1"/>
    <w:basedOn w:val="Normal"/>
    <w:next w:val="Normal"/>
    <w:uiPriority w:val="9"/>
    <w:qFormat/>
    <w:pPr>
      <w:keepNext/>
      <w:keepLines/>
      <w:spacing w:before="480"/>
      <w:outlineLvl w:val="0"/>
    </w:pPr>
    <w:rPr>
      <w:rFonts w:ascii="Cambria" w:hAnsi="Cambria" w:eastAsia="Cambria" w:cs="Cambria"/>
      <w:b/>
      <w:color w:val="366091"/>
      <w:sz w:val="28"/>
      <w:szCs w:val="28"/>
    </w:rPr>
  </w:style>
  <w:style w:type="paragraph" w:styleId="Heading2">
    <w:name w:val="heading 2"/>
    <w:basedOn w:val="Normal"/>
    <w:next w:val="Normal"/>
    <w:uiPriority w:val="9"/>
    <w:unhideWhenUsed/>
    <w:qFormat/>
    <w:pPr>
      <w:keepNext/>
      <w:keepLines/>
      <w:spacing w:before="240"/>
      <w:outlineLvl w:val="1"/>
    </w:pPr>
    <w:rPr>
      <w:rFonts w:ascii="Arial" w:hAnsi="Arial" w:eastAsia="Arial" w:cs="Arial"/>
      <w:b/>
      <w:color w:val="4F81BD"/>
    </w:rPr>
  </w:style>
  <w:style w:type="paragraph" w:styleId="Heading3">
    <w:name w:val="heading 3"/>
    <w:basedOn w:val="Normal"/>
    <w:next w:val="Normal"/>
    <w:uiPriority w:val="9"/>
    <w:unhideWhenUsed/>
    <w:qFormat/>
    <w:pPr>
      <w:keepNext/>
      <w:keepLines/>
      <w:tabs>
        <w:tab w:val="left" w:pos="540"/>
      </w:tabs>
      <w:spacing w:before="400" w:after="100"/>
      <w:outlineLvl w:val="2"/>
    </w:pPr>
    <w:rPr>
      <w:b/>
      <w:color w:val="366091"/>
    </w:rPr>
  </w:style>
  <w:style w:type="paragraph" w:styleId="Heading4">
    <w:name w:val="heading 4"/>
    <w:basedOn w:val="Normal"/>
    <w:next w:val="Normal"/>
    <w:uiPriority w:val="9"/>
    <w:unhideWhenUsed/>
    <w:qFormat/>
    <w:pPr>
      <w:keepNext/>
      <w:keepLines/>
      <w:spacing w:before="200"/>
      <w:outlineLvl w:val="3"/>
    </w:pPr>
    <w:rPr>
      <w:rFonts w:ascii="Cambria" w:hAnsi="Cambria" w:eastAsia="Cambria" w:cs="Cambria"/>
      <w:b/>
      <w:i/>
      <w:color w:val="4F81BD"/>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top w:w="100" w:type="dxa"/>
        <w:left w:w="100" w:type="dxa"/>
        <w:bottom w:w="100" w:type="dxa"/>
        <w:right w:w="100"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tblPr>
      <w:tblStyleRowBandSize w:val="1"/>
      <w:tblStyleColBandSize w:val="1"/>
      <w:tblCellMar>
        <w:top w:w="100" w:type="dxa"/>
        <w:left w:w="100" w:type="dxa"/>
        <w:bottom w:w="100" w:type="dxa"/>
        <w:right w:w="100" w:type="dxa"/>
      </w:tblCellMar>
    </w:tbl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E3BD6"/>
    <w:pPr>
      <w:tabs>
        <w:tab w:val="center" w:pos="4680"/>
        <w:tab w:val="right" w:pos="9360"/>
      </w:tabs>
    </w:pPr>
  </w:style>
  <w:style w:type="character" w:styleId="HeaderChar" w:customStyle="1">
    <w:name w:val="Header Char"/>
    <w:basedOn w:val="DefaultParagraphFont"/>
    <w:link w:val="Header"/>
    <w:uiPriority w:val="99"/>
    <w:rsid w:val="005E3BD6"/>
  </w:style>
  <w:style w:type="paragraph" w:styleId="Footer">
    <w:name w:val="footer"/>
    <w:basedOn w:val="Normal"/>
    <w:link w:val="FooterChar"/>
    <w:uiPriority w:val="99"/>
    <w:unhideWhenUsed/>
    <w:rsid w:val="005E3BD6"/>
    <w:pPr>
      <w:tabs>
        <w:tab w:val="center" w:pos="4680"/>
        <w:tab w:val="right" w:pos="9360"/>
      </w:tabs>
    </w:pPr>
  </w:style>
  <w:style w:type="character" w:styleId="FooterChar" w:customStyle="1">
    <w:name w:val="Footer Char"/>
    <w:basedOn w:val="DefaultParagraphFont"/>
    <w:link w:val="Footer"/>
    <w:uiPriority w:val="99"/>
    <w:rsid w:val="005E3BD6"/>
  </w:style>
  <w:style w:type="paragraph" w:styleId="NormalWeb">
    <w:name w:val="Normal (Web)"/>
    <w:basedOn w:val="Normal"/>
    <w:uiPriority w:val="99"/>
    <w:semiHidden/>
    <w:unhideWhenUsed/>
    <w:rsid w:val="003152CF"/>
    <w:pPr>
      <w:spacing w:before="100" w:beforeAutospacing="1" w:after="100" w:afterAutospacing="1"/>
    </w:pPr>
  </w:style>
  <w:style w:type="paragraph" w:styleId="ListParagraph">
    <w:name w:val="List Paragraph"/>
    <w:basedOn w:val="Normal"/>
    <w:uiPriority w:val="34"/>
    <w:qFormat/>
    <w:rsid w:val="00A026FE"/>
    <w:pPr>
      <w:ind w:left="720"/>
      <w:contextualSpacing/>
    </w:pPr>
  </w:style>
  <w:style w:type="character" w:styleId="Hyperlink">
    <w:name w:val="Hyperlink"/>
    <w:basedOn w:val="DefaultParagraphFont"/>
    <w:uiPriority w:val="99"/>
    <w:unhideWhenUsed/>
    <w:rsid w:val="00BB6628"/>
    <w:rPr>
      <w:color w:val="0000FF" w:themeColor="hyperlink"/>
      <w:u w:val="single"/>
    </w:rPr>
  </w:style>
  <w:style w:type="character" w:styleId="UnresolvedMention">
    <w:name w:val="Unresolved Mention"/>
    <w:basedOn w:val="DefaultParagraphFont"/>
    <w:uiPriority w:val="99"/>
    <w:semiHidden/>
    <w:unhideWhenUsed/>
    <w:rsid w:val="00BB6628"/>
    <w:rPr>
      <w:color w:val="605E5C"/>
      <w:shd w:val="clear" w:color="auto" w:fill="E1DFDD"/>
    </w:rPr>
  </w:style>
  <w:style w:type="character" w:styleId="CommentReference">
    <w:name w:val="annotation reference"/>
    <w:basedOn w:val="DefaultParagraphFont"/>
    <w:uiPriority w:val="99"/>
    <w:semiHidden/>
    <w:unhideWhenUsed/>
    <w:rsid w:val="00FC23D7"/>
    <w:rPr>
      <w:sz w:val="16"/>
      <w:szCs w:val="16"/>
    </w:rPr>
  </w:style>
  <w:style w:type="paragraph" w:styleId="CommentText">
    <w:name w:val="annotation text"/>
    <w:basedOn w:val="Normal"/>
    <w:link w:val="CommentTextChar"/>
    <w:uiPriority w:val="99"/>
    <w:unhideWhenUsed/>
    <w:rsid w:val="00FC23D7"/>
    <w:rPr>
      <w:sz w:val="20"/>
      <w:szCs w:val="20"/>
    </w:rPr>
  </w:style>
  <w:style w:type="character" w:styleId="CommentTextChar" w:customStyle="1">
    <w:name w:val="Comment Text Char"/>
    <w:basedOn w:val="DefaultParagraphFont"/>
    <w:link w:val="CommentText"/>
    <w:uiPriority w:val="99"/>
    <w:rsid w:val="00FC23D7"/>
    <w:rPr>
      <w:sz w:val="20"/>
      <w:szCs w:val="20"/>
    </w:rPr>
  </w:style>
  <w:style w:type="paragraph" w:styleId="CommentSubject">
    <w:name w:val="annotation subject"/>
    <w:basedOn w:val="CommentText"/>
    <w:next w:val="CommentText"/>
    <w:link w:val="CommentSubjectChar"/>
    <w:uiPriority w:val="99"/>
    <w:semiHidden/>
    <w:unhideWhenUsed/>
    <w:rsid w:val="00FC23D7"/>
    <w:rPr>
      <w:b/>
      <w:bCs/>
    </w:rPr>
  </w:style>
  <w:style w:type="character" w:styleId="CommentSubjectChar" w:customStyle="1">
    <w:name w:val="Comment Subject Char"/>
    <w:basedOn w:val="CommentTextChar"/>
    <w:link w:val="CommentSubject"/>
    <w:uiPriority w:val="99"/>
    <w:semiHidden/>
    <w:rsid w:val="00FC23D7"/>
    <w:rPr>
      <w:b/>
      <w:bCs/>
      <w:sz w:val="20"/>
      <w:szCs w:val="20"/>
    </w:rPr>
  </w:style>
  <w:style w:type="character" w:styleId="Strong">
    <w:name w:val="Strong"/>
    <w:basedOn w:val="DefaultParagraphFont"/>
    <w:uiPriority w:val="22"/>
    <w:qFormat/>
    <w:rsid w:val="00F81963"/>
    <w:rPr>
      <w:b/>
      <w:bCs/>
    </w:rPr>
  </w:style>
  <w:style w:type="character" w:styleId="FollowedHyperlink">
    <w:name w:val="FollowedHyperlink"/>
    <w:basedOn w:val="DefaultParagraphFont"/>
    <w:uiPriority w:val="99"/>
    <w:semiHidden/>
    <w:unhideWhenUsed/>
    <w:rsid w:val="00F81963"/>
    <w:rPr>
      <w:color w:val="800080" w:themeColor="followedHyperlink"/>
      <w:u w:val="single"/>
    </w:rPr>
  </w:style>
  <w:style w:type="paragraph" w:styleId="pf0" w:customStyle="1">
    <w:name w:val="pf0"/>
    <w:basedOn w:val="Normal"/>
    <w:rsid w:val="005D535A"/>
    <w:pPr>
      <w:spacing w:before="100" w:beforeAutospacing="1" w:after="100" w:afterAutospacing="1"/>
    </w:pPr>
  </w:style>
  <w:style w:type="character" w:styleId="cf01" w:customStyle="1">
    <w:name w:val="cf01"/>
    <w:basedOn w:val="DefaultParagraphFont"/>
    <w:rsid w:val="005D535A"/>
    <w:rPr>
      <w:rFonts w:hint="default" w:ascii="Segoe UI" w:hAnsi="Segoe UI" w:cs="Segoe UI"/>
      <w:sz w:val="18"/>
      <w:szCs w:val="18"/>
    </w:rPr>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3D04FF"/>
    <w:pPr>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aragraph" w:customStyle="1">
    <w:name w:val="paragraph"/>
    <w:basedOn w:val="Normal"/>
    <w:rsid w:val="00860C0A"/>
    <w:pPr>
      <w:spacing w:before="100" w:beforeAutospacing="1" w:after="100" w:afterAutospacing="1"/>
    </w:pPr>
  </w:style>
  <w:style w:type="character" w:styleId="normaltextrun" w:customStyle="1">
    <w:name w:val="normaltextrun"/>
    <w:basedOn w:val="DefaultParagraphFont"/>
    <w:rsid w:val="00860C0A"/>
  </w:style>
  <w:style w:type="character" w:styleId="eop" w:customStyle="1">
    <w:name w:val="eop"/>
    <w:basedOn w:val="DefaultParagraphFont"/>
    <w:rsid w:val="00860C0A"/>
  </w:style>
  <w:style w:type="character" w:styleId="findhit" w:customStyle="1">
    <w:name w:val="findhit"/>
    <w:basedOn w:val="DefaultParagraphFont"/>
    <w:rsid w:val="00860C0A"/>
  </w:style>
  <w:style w:type="paragraph" w:styleId="TOCHeading">
    <w:name w:val="TOC Heading"/>
    <w:basedOn w:val="Heading1"/>
    <w:next w:val="Normal"/>
    <w:uiPriority w:val="39"/>
    <w:unhideWhenUsed/>
    <w:qFormat/>
    <w:rsid w:val="000057A1"/>
    <w:pPr>
      <w:spacing w:before="240" w:line="259" w:lineRule="auto"/>
      <w:outlineLvl w:val="9"/>
    </w:pPr>
    <w:rPr>
      <w:rFonts w:asciiTheme="majorHAnsi" w:hAnsiTheme="majorHAnsi" w:eastAsiaTheme="majorEastAsia" w:cstheme="majorBidi"/>
      <w:b w:val="0"/>
      <w:color w:val="365F91" w:themeColor="accent1" w:themeShade="BF"/>
      <w:sz w:val="32"/>
      <w:szCs w:val="32"/>
    </w:rPr>
  </w:style>
  <w:style w:type="paragraph" w:styleId="TOC2">
    <w:name w:val="toc 2"/>
    <w:basedOn w:val="Normal"/>
    <w:next w:val="Normal"/>
    <w:autoRedefine/>
    <w:uiPriority w:val="39"/>
    <w:unhideWhenUsed/>
    <w:rsid w:val="000057A1"/>
    <w:pPr>
      <w:spacing w:after="100"/>
      <w:ind w:left="240"/>
    </w:pPr>
  </w:style>
  <w:style w:type="paragraph" w:styleId="TOC3">
    <w:name w:val="toc 3"/>
    <w:basedOn w:val="Normal"/>
    <w:next w:val="Normal"/>
    <w:autoRedefine/>
    <w:uiPriority w:val="39"/>
    <w:unhideWhenUsed/>
    <w:rsid w:val="000057A1"/>
    <w:pPr>
      <w:spacing w:after="100"/>
      <w:ind w:left="480"/>
    </w:pPr>
  </w:style>
  <w:style w:type="paragraph" w:styleId="TOC1">
    <w:name w:val="toc 1"/>
    <w:basedOn w:val="Normal"/>
    <w:next w:val="Normal"/>
    <w:autoRedefine/>
    <w:uiPriority w:val="39"/>
    <w:unhideWhenUsed/>
    <w:rsid w:val="000057A1"/>
    <w:pPr>
      <w:spacing w:after="100" w:line="278" w:lineRule="auto"/>
    </w:pPr>
    <w:rPr>
      <w:rFonts w:asciiTheme="minorHAnsi" w:hAnsiTheme="minorHAnsi" w:eastAsiaTheme="minorEastAsia" w:cstheme="minorBidi"/>
      <w:kern w:val="2"/>
      <w14:ligatures w14:val="standardContextual"/>
    </w:rPr>
  </w:style>
  <w:style w:type="paragraph" w:styleId="TOC4">
    <w:name w:val="toc 4"/>
    <w:basedOn w:val="Normal"/>
    <w:next w:val="Normal"/>
    <w:autoRedefine/>
    <w:uiPriority w:val="39"/>
    <w:unhideWhenUsed/>
    <w:rsid w:val="000057A1"/>
    <w:pPr>
      <w:spacing w:after="100" w:line="278" w:lineRule="auto"/>
      <w:ind w:left="720"/>
    </w:pPr>
    <w:rPr>
      <w:rFonts w:asciiTheme="minorHAnsi" w:hAnsiTheme="minorHAnsi" w:eastAsiaTheme="minorEastAsia" w:cstheme="minorBidi"/>
      <w:kern w:val="2"/>
      <w14:ligatures w14:val="standardContextual"/>
    </w:rPr>
  </w:style>
  <w:style w:type="paragraph" w:styleId="TOC5">
    <w:name w:val="toc 5"/>
    <w:basedOn w:val="Normal"/>
    <w:next w:val="Normal"/>
    <w:autoRedefine/>
    <w:uiPriority w:val="39"/>
    <w:unhideWhenUsed/>
    <w:rsid w:val="000057A1"/>
    <w:pPr>
      <w:spacing w:after="100" w:line="278" w:lineRule="auto"/>
      <w:ind w:left="960"/>
    </w:pPr>
    <w:rPr>
      <w:rFonts w:asciiTheme="minorHAnsi" w:hAnsiTheme="minorHAnsi" w:eastAsiaTheme="minorEastAsia" w:cstheme="minorBidi"/>
      <w:kern w:val="2"/>
      <w14:ligatures w14:val="standardContextual"/>
    </w:rPr>
  </w:style>
  <w:style w:type="paragraph" w:styleId="TOC6">
    <w:name w:val="toc 6"/>
    <w:basedOn w:val="Normal"/>
    <w:next w:val="Normal"/>
    <w:autoRedefine/>
    <w:uiPriority w:val="39"/>
    <w:unhideWhenUsed/>
    <w:rsid w:val="000057A1"/>
    <w:pPr>
      <w:spacing w:after="100" w:line="278" w:lineRule="auto"/>
      <w:ind w:left="1200"/>
    </w:pPr>
    <w:rPr>
      <w:rFonts w:asciiTheme="minorHAnsi" w:hAnsiTheme="minorHAnsi" w:eastAsiaTheme="minorEastAsia" w:cstheme="minorBidi"/>
      <w:kern w:val="2"/>
      <w14:ligatures w14:val="standardContextual"/>
    </w:rPr>
  </w:style>
  <w:style w:type="paragraph" w:styleId="TOC7">
    <w:name w:val="toc 7"/>
    <w:basedOn w:val="Normal"/>
    <w:next w:val="Normal"/>
    <w:autoRedefine/>
    <w:uiPriority w:val="39"/>
    <w:unhideWhenUsed/>
    <w:rsid w:val="000057A1"/>
    <w:pPr>
      <w:spacing w:after="100" w:line="278" w:lineRule="auto"/>
      <w:ind w:left="1440"/>
    </w:pPr>
    <w:rPr>
      <w:rFonts w:asciiTheme="minorHAnsi" w:hAnsiTheme="minorHAnsi" w:eastAsiaTheme="minorEastAsia" w:cstheme="minorBidi"/>
      <w:kern w:val="2"/>
      <w14:ligatures w14:val="standardContextual"/>
    </w:rPr>
  </w:style>
  <w:style w:type="paragraph" w:styleId="TOC8">
    <w:name w:val="toc 8"/>
    <w:basedOn w:val="Normal"/>
    <w:next w:val="Normal"/>
    <w:autoRedefine/>
    <w:uiPriority w:val="39"/>
    <w:unhideWhenUsed/>
    <w:rsid w:val="000057A1"/>
    <w:pPr>
      <w:spacing w:after="100" w:line="278" w:lineRule="auto"/>
      <w:ind w:left="1680"/>
    </w:pPr>
    <w:rPr>
      <w:rFonts w:asciiTheme="minorHAnsi" w:hAnsiTheme="minorHAnsi" w:eastAsiaTheme="minorEastAsia" w:cstheme="minorBidi"/>
      <w:kern w:val="2"/>
      <w14:ligatures w14:val="standardContextual"/>
    </w:rPr>
  </w:style>
  <w:style w:type="paragraph" w:styleId="TOC9">
    <w:name w:val="toc 9"/>
    <w:basedOn w:val="Normal"/>
    <w:next w:val="Normal"/>
    <w:autoRedefine/>
    <w:uiPriority w:val="39"/>
    <w:unhideWhenUsed/>
    <w:rsid w:val="000057A1"/>
    <w:pPr>
      <w:spacing w:after="100" w:line="278" w:lineRule="auto"/>
      <w:ind w:left="1920"/>
    </w:pPr>
    <w:rPr>
      <w:rFonts w:asciiTheme="minorHAnsi" w:hAnsiTheme="minorHAnsi" w:eastAsiaTheme="minorEastAsia" w:cstheme="minorBidi"/>
      <w:kern w:val="2"/>
      <w14:ligatures w14:val="standardContextual"/>
    </w:rPr>
  </w:style>
  <w:style w:type="paragraph" w:styleId="Response" w:customStyle="1">
    <w:name w:val="Response"/>
    <w:basedOn w:val="Normal"/>
    <w:link w:val="ResponseChar"/>
    <w:uiPriority w:val="1"/>
    <w:qFormat/>
    <w:rsid w:val="6C004676"/>
    <w:rPr>
      <w:rFonts w:asciiTheme="majorHAnsi" w:hAnsiTheme="majorHAnsi" w:eastAsiaTheme="majorEastAsia" w:cstheme="majorBidi"/>
      <w:b/>
      <w:bCs/>
      <w:color w:val="4F81BD" w:themeColor="accent1"/>
    </w:rPr>
  </w:style>
  <w:style w:type="character" w:styleId="ResponseChar" w:customStyle="1">
    <w:name w:val="Response Char"/>
    <w:basedOn w:val="DefaultParagraphFont"/>
    <w:link w:val="Response"/>
    <w:rsid w:val="6C004676"/>
    <w:rPr>
      <w:rFonts w:asciiTheme="majorHAnsi" w:hAnsiTheme="majorHAnsi" w:eastAsiaTheme="majorEastAsia" w:cstheme="majorBidi"/>
      <w:b/>
      <w:bCs/>
      <w:color w:val="4F81BD" w:themeColor="accent1"/>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33091">
      <w:bodyDiv w:val="1"/>
      <w:marLeft w:val="0"/>
      <w:marRight w:val="0"/>
      <w:marTop w:val="0"/>
      <w:marBottom w:val="0"/>
      <w:divBdr>
        <w:top w:val="none" w:sz="0" w:space="0" w:color="auto"/>
        <w:left w:val="none" w:sz="0" w:space="0" w:color="auto"/>
        <w:bottom w:val="none" w:sz="0" w:space="0" w:color="auto"/>
        <w:right w:val="none" w:sz="0" w:space="0" w:color="auto"/>
      </w:divBdr>
    </w:div>
    <w:div w:id="259946766">
      <w:bodyDiv w:val="1"/>
      <w:marLeft w:val="0"/>
      <w:marRight w:val="0"/>
      <w:marTop w:val="0"/>
      <w:marBottom w:val="0"/>
      <w:divBdr>
        <w:top w:val="none" w:sz="0" w:space="0" w:color="auto"/>
        <w:left w:val="none" w:sz="0" w:space="0" w:color="auto"/>
        <w:bottom w:val="none" w:sz="0" w:space="0" w:color="auto"/>
        <w:right w:val="none" w:sz="0" w:space="0" w:color="auto"/>
      </w:divBdr>
    </w:div>
    <w:div w:id="304312400">
      <w:bodyDiv w:val="1"/>
      <w:marLeft w:val="0"/>
      <w:marRight w:val="0"/>
      <w:marTop w:val="0"/>
      <w:marBottom w:val="0"/>
      <w:divBdr>
        <w:top w:val="none" w:sz="0" w:space="0" w:color="auto"/>
        <w:left w:val="none" w:sz="0" w:space="0" w:color="auto"/>
        <w:bottom w:val="none" w:sz="0" w:space="0" w:color="auto"/>
        <w:right w:val="none" w:sz="0" w:space="0" w:color="auto"/>
      </w:divBdr>
      <w:divsChild>
        <w:div w:id="66806564">
          <w:marLeft w:val="0"/>
          <w:marRight w:val="0"/>
          <w:marTop w:val="0"/>
          <w:marBottom w:val="0"/>
          <w:divBdr>
            <w:top w:val="none" w:sz="0" w:space="0" w:color="auto"/>
            <w:left w:val="none" w:sz="0" w:space="0" w:color="auto"/>
            <w:bottom w:val="none" w:sz="0" w:space="0" w:color="auto"/>
            <w:right w:val="none" w:sz="0" w:space="0" w:color="auto"/>
          </w:divBdr>
        </w:div>
        <w:div w:id="98725055">
          <w:marLeft w:val="0"/>
          <w:marRight w:val="0"/>
          <w:marTop w:val="0"/>
          <w:marBottom w:val="0"/>
          <w:divBdr>
            <w:top w:val="none" w:sz="0" w:space="0" w:color="auto"/>
            <w:left w:val="none" w:sz="0" w:space="0" w:color="auto"/>
            <w:bottom w:val="none" w:sz="0" w:space="0" w:color="auto"/>
            <w:right w:val="none" w:sz="0" w:space="0" w:color="auto"/>
          </w:divBdr>
        </w:div>
      </w:divsChild>
    </w:div>
    <w:div w:id="309485079">
      <w:bodyDiv w:val="1"/>
      <w:marLeft w:val="0"/>
      <w:marRight w:val="0"/>
      <w:marTop w:val="0"/>
      <w:marBottom w:val="0"/>
      <w:divBdr>
        <w:top w:val="none" w:sz="0" w:space="0" w:color="auto"/>
        <w:left w:val="none" w:sz="0" w:space="0" w:color="auto"/>
        <w:bottom w:val="none" w:sz="0" w:space="0" w:color="auto"/>
        <w:right w:val="none" w:sz="0" w:space="0" w:color="auto"/>
      </w:divBdr>
    </w:div>
    <w:div w:id="348917141">
      <w:bodyDiv w:val="1"/>
      <w:marLeft w:val="0"/>
      <w:marRight w:val="0"/>
      <w:marTop w:val="0"/>
      <w:marBottom w:val="0"/>
      <w:divBdr>
        <w:top w:val="none" w:sz="0" w:space="0" w:color="auto"/>
        <w:left w:val="none" w:sz="0" w:space="0" w:color="auto"/>
        <w:bottom w:val="none" w:sz="0" w:space="0" w:color="auto"/>
        <w:right w:val="none" w:sz="0" w:space="0" w:color="auto"/>
      </w:divBdr>
    </w:div>
    <w:div w:id="364139436">
      <w:bodyDiv w:val="1"/>
      <w:marLeft w:val="0"/>
      <w:marRight w:val="0"/>
      <w:marTop w:val="0"/>
      <w:marBottom w:val="0"/>
      <w:divBdr>
        <w:top w:val="none" w:sz="0" w:space="0" w:color="auto"/>
        <w:left w:val="none" w:sz="0" w:space="0" w:color="auto"/>
        <w:bottom w:val="none" w:sz="0" w:space="0" w:color="auto"/>
        <w:right w:val="none" w:sz="0" w:space="0" w:color="auto"/>
      </w:divBdr>
    </w:div>
    <w:div w:id="606500381">
      <w:bodyDiv w:val="1"/>
      <w:marLeft w:val="0"/>
      <w:marRight w:val="0"/>
      <w:marTop w:val="0"/>
      <w:marBottom w:val="0"/>
      <w:divBdr>
        <w:top w:val="none" w:sz="0" w:space="0" w:color="auto"/>
        <w:left w:val="none" w:sz="0" w:space="0" w:color="auto"/>
        <w:bottom w:val="none" w:sz="0" w:space="0" w:color="auto"/>
        <w:right w:val="none" w:sz="0" w:space="0" w:color="auto"/>
      </w:divBdr>
    </w:div>
    <w:div w:id="696734619">
      <w:bodyDiv w:val="1"/>
      <w:marLeft w:val="0"/>
      <w:marRight w:val="0"/>
      <w:marTop w:val="0"/>
      <w:marBottom w:val="0"/>
      <w:divBdr>
        <w:top w:val="none" w:sz="0" w:space="0" w:color="auto"/>
        <w:left w:val="none" w:sz="0" w:space="0" w:color="auto"/>
        <w:bottom w:val="none" w:sz="0" w:space="0" w:color="auto"/>
        <w:right w:val="none" w:sz="0" w:space="0" w:color="auto"/>
      </w:divBdr>
    </w:div>
    <w:div w:id="778720242">
      <w:bodyDiv w:val="1"/>
      <w:marLeft w:val="0"/>
      <w:marRight w:val="0"/>
      <w:marTop w:val="0"/>
      <w:marBottom w:val="0"/>
      <w:divBdr>
        <w:top w:val="none" w:sz="0" w:space="0" w:color="auto"/>
        <w:left w:val="none" w:sz="0" w:space="0" w:color="auto"/>
        <w:bottom w:val="none" w:sz="0" w:space="0" w:color="auto"/>
        <w:right w:val="none" w:sz="0" w:space="0" w:color="auto"/>
      </w:divBdr>
    </w:div>
    <w:div w:id="914164792">
      <w:bodyDiv w:val="1"/>
      <w:marLeft w:val="0"/>
      <w:marRight w:val="0"/>
      <w:marTop w:val="0"/>
      <w:marBottom w:val="0"/>
      <w:divBdr>
        <w:top w:val="none" w:sz="0" w:space="0" w:color="auto"/>
        <w:left w:val="none" w:sz="0" w:space="0" w:color="auto"/>
        <w:bottom w:val="none" w:sz="0" w:space="0" w:color="auto"/>
        <w:right w:val="none" w:sz="0" w:space="0" w:color="auto"/>
      </w:divBdr>
      <w:divsChild>
        <w:div w:id="240259010">
          <w:marLeft w:val="0"/>
          <w:marRight w:val="0"/>
          <w:marTop w:val="0"/>
          <w:marBottom w:val="0"/>
          <w:divBdr>
            <w:top w:val="none" w:sz="0" w:space="0" w:color="auto"/>
            <w:left w:val="none" w:sz="0" w:space="0" w:color="auto"/>
            <w:bottom w:val="none" w:sz="0" w:space="0" w:color="auto"/>
            <w:right w:val="none" w:sz="0" w:space="0" w:color="auto"/>
          </w:divBdr>
        </w:div>
        <w:div w:id="414327213">
          <w:marLeft w:val="0"/>
          <w:marRight w:val="0"/>
          <w:marTop w:val="0"/>
          <w:marBottom w:val="0"/>
          <w:divBdr>
            <w:top w:val="none" w:sz="0" w:space="0" w:color="auto"/>
            <w:left w:val="none" w:sz="0" w:space="0" w:color="auto"/>
            <w:bottom w:val="none" w:sz="0" w:space="0" w:color="auto"/>
            <w:right w:val="none" w:sz="0" w:space="0" w:color="auto"/>
          </w:divBdr>
        </w:div>
        <w:div w:id="1473788756">
          <w:marLeft w:val="0"/>
          <w:marRight w:val="0"/>
          <w:marTop w:val="0"/>
          <w:marBottom w:val="0"/>
          <w:divBdr>
            <w:top w:val="none" w:sz="0" w:space="0" w:color="auto"/>
            <w:left w:val="none" w:sz="0" w:space="0" w:color="auto"/>
            <w:bottom w:val="none" w:sz="0" w:space="0" w:color="auto"/>
            <w:right w:val="none" w:sz="0" w:space="0" w:color="auto"/>
          </w:divBdr>
        </w:div>
        <w:div w:id="1879271748">
          <w:marLeft w:val="0"/>
          <w:marRight w:val="0"/>
          <w:marTop w:val="0"/>
          <w:marBottom w:val="0"/>
          <w:divBdr>
            <w:top w:val="none" w:sz="0" w:space="0" w:color="auto"/>
            <w:left w:val="none" w:sz="0" w:space="0" w:color="auto"/>
            <w:bottom w:val="none" w:sz="0" w:space="0" w:color="auto"/>
            <w:right w:val="none" w:sz="0" w:space="0" w:color="auto"/>
          </w:divBdr>
        </w:div>
        <w:div w:id="1936402805">
          <w:marLeft w:val="0"/>
          <w:marRight w:val="0"/>
          <w:marTop w:val="0"/>
          <w:marBottom w:val="0"/>
          <w:divBdr>
            <w:top w:val="none" w:sz="0" w:space="0" w:color="auto"/>
            <w:left w:val="none" w:sz="0" w:space="0" w:color="auto"/>
            <w:bottom w:val="none" w:sz="0" w:space="0" w:color="auto"/>
            <w:right w:val="none" w:sz="0" w:space="0" w:color="auto"/>
          </w:divBdr>
        </w:div>
      </w:divsChild>
    </w:div>
    <w:div w:id="1018970470">
      <w:bodyDiv w:val="1"/>
      <w:marLeft w:val="0"/>
      <w:marRight w:val="0"/>
      <w:marTop w:val="0"/>
      <w:marBottom w:val="0"/>
      <w:divBdr>
        <w:top w:val="none" w:sz="0" w:space="0" w:color="auto"/>
        <w:left w:val="none" w:sz="0" w:space="0" w:color="auto"/>
        <w:bottom w:val="none" w:sz="0" w:space="0" w:color="auto"/>
        <w:right w:val="none" w:sz="0" w:space="0" w:color="auto"/>
      </w:divBdr>
    </w:div>
    <w:div w:id="1047870668">
      <w:bodyDiv w:val="1"/>
      <w:marLeft w:val="0"/>
      <w:marRight w:val="0"/>
      <w:marTop w:val="0"/>
      <w:marBottom w:val="0"/>
      <w:divBdr>
        <w:top w:val="none" w:sz="0" w:space="0" w:color="auto"/>
        <w:left w:val="none" w:sz="0" w:space="0" w:color="auto"/>
        <w:bottom w:val="none" w:sz="0" w:space="0" w:color="auto"/>
        <w:right w:val="none" w:sz="0" w:space="0" w:color="auto"/>
      </w:divBdr>
    </w:div>
    <w:div w:id="1109738550">
      <w:bodyDiv w:val="1"/>
      <w:marLeft w:val="0"/>
      <w:marRight w:val="0"/>
      <w:marTop w:val="0"/>
      <w:marBottom w:val="0"/>
      <w:divBdr>
        <w:top w:val="none" w:sz="0" w:space="0" w:color="auto"/>
        <w:left w:val="none" w:sz="0" w:space="0" w:color="auto"/>
        <w:bottom w:val="none" w:sz="0" w:space="0" w:color="auto"/>
        <w:right w:val="none" w:sz="0" w:space="0" w:color="auto"/>
      </w:divBdr>
    </w:div>
    <w:div w:id="1199510784">
      <w:bodyDiv w:val="1"/>
      <w:marLeft w:val="0"/>
      <w:marRight w:val="0"/>
      <w:marTop w:val="0"/>
      <w:marBottom w:val="0"/>
      <w:divBdr>
        <w:top w:val="none" w:sz="0" w:space="0" w:color="auto"/>
        <w:left w:val="none" w:sz="0" w:space="0" w:color="auto"/>
        <w:bottom w:val="none" w:sz="0" w:space="0" w:color="auto"/>
        <w:right w:val="none" w:sz="0" w:space="0" w:color="auto"/>
      </w:divBdr>
    </w:div>
    <w:div w:id="1336613536">
      <w:bodyDiv w:val="1"/>
      <w:marLeft w:val="0"/>
      <w:marRight w:val="0"/>
      <w:marTop w:val="0"/>
      <w:marBottom w:val="0"/>
      <w:divBdr>
        <w:top w:val="none" w:sz="0" w:space="0" w:color="auto"/>
        <w:left w:val="none" w:sz="0" w:space="0" w:color="auto"/>
        <w:bottom w:val="none" w:sz="0" w:space="0" w:color="auto"/>
        <w:right w:val="none" w:sz="0" w:space="0" w:color="auto"/>
      </w:divBdr>
      <w:divsChild>
        <w:div w:id="310721676">
          <w:marLeft w:val="0"/>
          <w:marRight w:val="0"/>
          <w:marTop w:val="0"/>
          <w:marBottom w:val="0"/>
          <w:divBdr>
            <w:top w:val="none" w:sz="0" w:space="0" w:color="auto"/>
            <w:left w:val="none" w:sz="0" w:space="0" w:color="auto"/>
            <w:bottom w:val="none" w:sz="0" w:space="0" w:color="auto"/>
            <w:right w:val="none" w:sz="0" w:space="0" w:color="auto"/>
          </w:divBdr>
        </w:div>
        <w:div w:id="486022586">
          <w:marLeft w:val="0"/>
          <w:marRight w:val="0"/>
          <w:marTop w:val="0"/>
          <w:marBottom w:val="0"/>
          <w:divBdr>
            <w:top w:val="none" w:sz="0" w:space="0" w:color="auto"/>
            <w:left w:val="none" w:sz="0" w:space="0" w:color="auto"/>
            <w:bottom w:val="none" w:sz="0" w:space="0" w:color="auto"/>
            <w:right w:val="none" w:sz="0" w:space="0" w:color="auto"/>
          </w:divBdr>
        </w:div>
        <w:div w:id="872618047">
          <w:marLeft w:val="0"/>
          <w:marRight w:val="0"/>
          <w:marTop w:val="0"/>
          <w:marBottom w:val="0"/>
          <w:divBdr>
            <w:top w:val="none" w:sz="0" w:space="0" w:color="auto"/>
            <w:left w:val="none" w:sz="0" w:space="0" w:color="auto"/>
            <w:bottom w:val="none" w:sz="0" w:space="0" w:color="auto"/>
            <w:right w:val="none" w:sz="0" w:space="0" w:color="auto"/>
          </w:divBdr>
        </w:div>
        <w:div w:id="1546022201">
          <w:marLeft w:val="0"/>
          <w:marRight w:val="0"/>
          <w:marTop w:val="0"/>
          <w:marBottom w:val="0"/>
          <w:divBdr>
            <w:top w:val="none" w:sz="0" w:space="0" w:color="auto"/>
            <w:left w:val="none" w:sz="0" w:space="0" w:color="auto"/>
            <w:bottom w:val="none" w:sz="0" w:space="0" w:color="auto"/>
            <w:right w:val="none" w:sz="0" w:space="0" w:color="auto"/>
          </w:divBdr>
        </w:div>
        <w:div w:id="1927420968">
          <w:marLeft w:val="0"/>
          <w:marRight w:val="0"/>
          <w:marTop w:val="0"/>
          <w:marBottom w:val="0"/>
          <w:divBdr>
            <w:top w:val="none" w:sz="0" w:space="0" w:color="auto"/>
            <w:left w:val="none" w:sz="0" w:space="0" w:color="auto"/>
            <w:bottom w:val="none" w:sz="0" w:space="0" w:color="auto"/>
            <w:right w:val="none" w:sz="0" w:space="0" w:color="auto"/>
          </w:divBdr>
        </w:div>
        <w:div w:id="2081364991">
          <w:marLeft w:val="0"/>
          <w:marRight w:val="0"/>
          <w:marTop w:val="0"/>
          <w:marBottom w:val="0"/>
          <w:divBdr>
            <w:top w:val="none" w:sz="0" w:space="0" w:color="auto"/>
            <w:left w:val="none" w:sz="0" w:space="0" w:color="auto"/>
            <w:bottom w:val="none" w:sz="0" w:space="0" w:color="auto"/>
            <w:right w:val="none" w:sz="0" w:space="0" w:color="auto"/>
          </w:divBdr>
        </w:div>
      </w:divsChild>
    </w:div>
    <w:div w:id="1356269141">
      <w:bodyDiv w:val="1"/>
      <w:marLeft w:val="0"/>
      <w:marRight w:val="0"/>
      <w:marTop w:val="0"/>
      <w:marBottom w:val="0"/>
      <w:divBdr>
        <w:top w:val="none" w:sz="0" w:space="0" w:color="auto"/>
        <w:left w:val="none" w:sz="0" w:space="0" w:color="auto"/>
        <w:bottom w:val="none" w:sz="0" w:space="0" w:color="auto"/>
        <w:right w:val="none" w:sz="0" w:space="0" w:color="auto"/>
      </w:divBdr>
    </w:div>
    <w:div w:id="1416518281">
      <w:bodyDiv w:val="1"/>
      <w:marLeft w:val="0"/>
      <w:marRight w:val="0"/>
      <w:marTop w:val="0"/>
      <w:marBottom w:val="0"/>
      <w:divBdr>
        <w:top w:val="none" w:sz="0" w:space="0" w:color="auto"/>
        <w:left w:val="none" w:sz="0" w:space="0" w:color="auto"/>
        <w:bottom w:val="none" w:sz="0" w:space="0" w:color="auto"/>
        <w:right w:val="none" w:sz="0" w:space="0" w:color="auto"/>
      </w:divBdr>
    </w:div>
    <w:div w:id="1465462582">
      <w:bodyDiv w:val="1"/>
      <w:marLeft w:val="0"/>
      <w:marRight w:val="0"/>
      <w:marTop w:val="0"/>
      <w:marBottom w:val="0"/>
      <w:divBdr>
        <w:top w:val="none" w:sz="0" w:space="0" w:color="auto"/>
        <w:left w:val="none" w:sz="0" w:space="0" w:color="auto"/>
        <w:bottom w:val="none" w:sz="0" w:space="0" w:color="auto"/>
        <w:right w:val="none" w:sz="0" w:space="0" w:color="auto"/>
      </w:divBdr>
    </w:div>
    <w:div w:id="1493372227">
      <w:bodyDiv w:val="1"/>
      <w:marLeft w:val="0"/>
      <w:marRight w:val="0"/>
      <w:marTop w:val="0"/>
      <w:marBottom w:val="0"/>
      <w:divBdr>
        <w:top w:val="none" w:sz="0" w:space="0" w:color="auto"/>
        <w:left w:val="none" w:sz="0" w:space="0" w:color="auto"/>
        <w:bottom w:val="none" w:sz="0" w:space="0" w:color="auto"/>
        <w:right w:val="none" w:sz="0" w:space="0" w:color="auto"/>
      </w:divBdr>
    </w:div>
    <w:div w:id="1545212055">
      <w:bodyDiv w:val="1"/>
      <w:marLeft w:val="0"/>
      <w:marRight w:val="0"/>
      <w:marTop w:val="0"/>
      <w:marBottom w:val="0"/>
      <w:divBdr>
        <w:top w:val="none" w:sz="0" w:space="0" w:color="auto"/>
        <w:left w:val="none" w:sz="0" w:space="0" w:color="auto"/>
        <w:bottom w:val="none" w:sz="0" w:space="0" w:color="auto"/>
        <w:right w:val="none" w:sz="0" w:space="0" w:color="auto"/>
      </w:divBdr>
    </w:div>
    <w:div w:id="1587878179">
      <w:bodyDiv w:val="1"/>
      <w:marLeft w:val="0"/>
      <w:marRight w:val="0"/>
      <w:marTop w:val="0"/>
      <w:marBottom w:val="0"/>
      <w:divBdr>
        <w:top w:val="none" w:sz="0" w:space="0" w:color="auto"/>
        <w:left w:val="none" w:sz="0" w:space="0" w:color="auto"/>
        <w:bottom w:val="none" w:sz="0" w:space="0" w:color="auto"/>
        <w:right w:val="none" w:sz="0" w:space="0" w:color="auto"/>
      </w:divBdr>
      <w:divsChild>
        <w:div w:id="126630691">
          <w:marLeft w:val="0"/>
          <w:marRight w:val="0"/>
          <w:marTop w:val="0"/>
          <w:marBottom w:val="0"/>
          <w:divBdr>
            <w:top w:val="none" w:sz="0" w:space="0" w:color="auto"/>
            <w:left w:val="none" w:sz="0" w:space="0" w:color="auto"/>
            <w:bottom w:val="none" w:sz="0" w:space="0" w:color="auto"/>
            <w:right w:val="none" w:sz="0" w:space="0" w:color="auto"/>
          </w:divBdr>
        </w:div>
        <w:div w:id="815490881">
          <w:marLeft w:val="0"/>
          <w:marRight w:val="0"/>
          <w:marTop w:val="0"/>
          <w:marBottom w:val="0"/>
          <w:divBdr>
            <w:top w:val="none" w:sz="0" w:space="0" w:color="auto"/>
            <w:left w:val="none" w:sz="0" w:space="0" w:color="auto"/>
            <w:bottom w:val="none" w:sz="0" w:space="0" w:color="auto"/>
            <w:right w:val="none" w:sz="0" w:space="0" w:color="auto"/>
          </w:divBdr>
        </w:div>
        <w:div w:id="1397581333">
          <w:marLeft w:val="0"/>
          <w:marRight w:val="0"/>
          <w:marTop w:val="0"/>
          <w:marBottom w:val="0"/>
          <w:divBdr>
            <w:top w:val="none" w:sz="0" w:space="0" w:color="auto"/>
            <w:left w:val="none" w:sz="0" w:space="0" w:color="auto"/>
            <w:bottom w:val="none" w:sz="0" w:space="0" w:color="auto"/>
            <w:right w:val="none" w:sz="0" w:space="0" w:color="auto"/>
          </w:divBdr>
        </w:div>
        <w:div w:id="1473865644">
          <w:marLeft w:val="0"/>
          <w:marRight w:val="0"/>
          <w:marTop w:val="0"/>
          <w:marBottom w:val="0"/>
          <w:divBdr>
            <w:top w:val="none" w:sz="0" w:space="0" w:color="auto"/>
            <w:left w:val="none" w:sz="0" w:space="0" w:color="auto"/>
            <w:bottom w:val="none" w:sz="0" w:space="0" w:color="auto"/>
            <w:right w:val="none" w:sz="0" w:space="0" w:color="auto"/>
          </w:divBdr>
        </w:div>
        <w:div w:id="1575699295">
          <w:marLeft w:val="0"/>
          <w:marRight w:val="0"/>
          <w:marTop w:val="0"/>
          <w:marBottom w:val="0"/>
          <w:divBdr>
            <w:top w:val="none" w:sz="0" w:space="0" w:color="auto"/>
            <w:left w:val="none" w:sz="0" w:space="0" w:color="auto"/>
            <w:bottom w:val="none" w:sz="0" w:space="0" w:color="auto"/>
            <w:right w:val="none" w:sz="0" w:space="0" w:color="auto"/>
          </w:divBdr>
        </w:div>
        <w:div w:id="2018606216">
          <w:marLeft w:val="0"/>
          <w:marRight w:val="0"/>
          <w:marTop w:val="0"/>
          <w:marBottom w:val="0"/>
          <w:divBdr>
            <w:top w:val="none" w:sz="0" w:space="0" w:color="auto"/>
            <w:left w:val="none" w:sz="0" w:space="0" w:color="auto"/>
            <w:bottom w:val="none" w:sz="0" w:space="0" w:color="auto"/>
            <w:right w:val="none" w:sz="0" w:space="0" w:color="auto"/>
          </w:divBdr>
        </w:div>
      </w:divsChild>
    </w:div>
    <w:div w:id="1676374243">
      <w:bodyDiv w:val="1"/>
      <w:marLeft w:val="0"/>
      <w:marRight w:val="0"/>
      <w:marTop w:val="0"/>
      <w:marBottom w:val="0"/>
      <w:divBdr>
        <w:top w:val="none" w:sz="0" w:space="0" w:color="auto"/>
        <w:left w:val="none" w:sz="0" w:space="0" w:color="auto"/>
        <w:bottom w:val="none" w:sz="0" w:space="0" w:color="auto"/>
        <w:right w:val="none" w:sz="0" w:space="0" w:color="auto"/>
      </w:divBdr>
      <w:divsChild>
        <w:div w:id="1507818687">
          <w:marLeft w:val="0"/>
          <w:marRight w:val="0"/>
          <w:marTop w:val="0"/>
          <w:marBottom w:val="0"/>
          <w:divBdr>
            <w:top w:val="none" w:sz="0" w:space="0" w:color="auto"/>
            <w:left w:val="none" w:sz="0" w:space="0" w:color="auto"/>
            <w:bottom w:val="none" w:sz="0" w:space="0" w:color="auto"/>
            <w:right w:val="none" w:sz="0" w:space="0" w:color="auto"/>
          </w:divBdr>
        </w:div>
        <w:div w:id="1530756931">
          <w:marLeft w:val="0"/>
          <w:marRight w:val="0"/>
          <w:marTop w:val="0"/>
          <w:marBottom w:val="0"/>
          <w:divBdr>
            <w:top w:val="none" w:sz="0" w:space="0" w:color="auto"/>
            <w:left w:val="none" w:sz="0" w:space="0" w:color="auto"/>
            <w:bottom w:val="none" w:sz="0" w:space="0" w:color="auto"/>
            <w:right w:val="none" w:sz="0" w:space="0" w:color="auto"/>
          </w:divBdr>
        </w:div>
      </w:divsChild>
    </w:div>
    <w:div w:id="1679457196">
      <w:bodyDiv w:val="1"/>
      <w:marLeft w:val="0"/>
      <w:marRight w:val="0"/>
      <w:marTop w:val="0"/>
      <w:marBottom w:val="0"/>
      <w:divBdr>
        <w:top w:val="none" w:sz="0" w:space="0" w:color="auto"/>
        <w:left w:val="none" w:sz="0" w:space="0" w:color="auto"/>
        <w:bottom w:val="none" w:sz="0" w:space="0" w:color="auto"/>
        <w:right w:val="none" w:sz="0" w:space="0" w:color="auto"/>
      </w:divBdr>
    </w:div>
    <w:div w:id="1740057632">
      <w:bodyDiv w:val="1"/>
      <w:marLeft w:val="0"/>
      <w:marRight w:val="0"/>
      <w:marTop w:val="0"/>
      <w:marBottom w:val="0"/>
      <w:divBdr>
        <w:top w:val="none" w:sz="0" w:space="0" w:color="auto"/>
        <w:left w:val="none" w:sz="0" w:space="0" w:color="auto"/>
        <w:bottom w:val="none" w:sz="0" w:space="0" w:color="auto"/>
        <w:right w:val="none" w:sz="0" w:space="0" w:color="auto"/>
      </w:divBdr>
      <w:divsChild>
        <w:div w:id="34277025">
          <w:marLeft w:val="0"/>
          <w:marRight w:val="0"/>
          <w:marTop w:val="0"/>
          <w:marBottom w:val="0"/>
          <w:divBdr>
            <w:top w:val="none" w:sz="0" w:space="0" w:color="auto"/>
            <w:left w:val="none" w:sz="0" w:space="0" w:color="auto"/>
            <w:bottom w:val="none" w:sz="0" w:space="0" w:color="auto"/>
            <w:right w:val="none" w:sz="0" w:space="0" w:color="auto"/>
          </w:divBdr>
          <w:divsChild>
            <w:div w:id="614673104">
              <w:marLeft w:val="0"/>
              <w:marRight w:val="0"/>
              <w:marTop w:val="0"/>
              <w:marBottom w:val="0"/>
              <w:divBdr>
                <w:top w:val="none" w:sz="0" w:space="0" w:color="auto"/>
                <w:left w:val="none" w:sz="0" w:space="0" w:color="auto"/>
                <w:bottom w:val="none" w:sz="0" w:space="0" w:color="auto"/>
                <w:right w:val="none" w:sz="0" w:space="0" w:color="auto"/>
              </w:divBdr>
            </w:div>
          </w:divsChild>
        </w:div>
        <w:div w:id="115680819">
          <w:marLeft w:val="0"/>
          <w:marRight w:val="0"/>
          <w:marTop w:val="0"/>
          <w:marBottom w:val="0"/>
          <w:divBdr>
            <w:top w:val="none" w:sz="0" w:space="0" w:color="auto"/>
            <w:left w:val="none" w:sz="0" w:space="0" w:color="auto"/>
            <w:bottom w:val="none" w:sz="0" w:space="0" w:color="auto"/>
            <w:right w:val="none" w:sz="0" w:space="0" w:color="auto"/>
          </w:divBdr>
          <w:divsChild>
            <w:div w:id="1474829768">
              <w:marLeft w:val="0"/>
              <w:marRight w:val="0"/>
              <w:marTop w:val="0"/>
              <w:marBottom w:val="0"/>
              <w:divBdr>
                <w:top w:val="none" w:sz="0" w:space="0" w:color="auto"/>
                <w:left w:val="none" w:sz="0" w:space="0" w:color="auto"/>
                <w:bottom w:val="none" w:sz="0" w:space="0" w:color="auto"/>
                <w:right w:val="none" w:sz="0" w:space="0" w:color="auto"/>
              </w:divBdr>
            </w:div>
          </w:divsChild>
        </w:div>
        <w:div w:id="192697045">
          <w:marLeft w:val="0"/>
          <w:marRight w:val="0"/>
          <w:marTop w:val="0"/>
          <w:marBottom w:val="0"/>
          <w:divBdr>
            <w:top w:val="none" w:sz="0" w:space="0" w:color="auto"/>
            <w:left w:val="none" w:sz="0" w:space="0" w:color="auto"/>
            <w:bottom w:val="none" w:sz="0" w:space="0" w:color="auto"/>
            <w:right w:val="none" w:sz="0" w:space="0" w:color="auto"/>
          </w:divBdr>
          <w:divsChild>
            <w:div w:id="409738809">
              <w:marLeft w:val="0"/>
              <w:marRight w:val="0"/>
              <w:marTop w:val="0"/>
              <w:marBottom w:val="0"/>
              <w:divBdr>
                <w:top w:val="none" w:sz="0" w:space="0" w:color="auto"/>
                <w:left w:val="none" w:sz="0" w:space="0" w:color="auto"/>
                <w:bottom w:val="none" w:sz="0" w:space="0" w:color="auto"/>
                <w:right w:val="none" w:sz="0" w:space="0" w:color="auto"/>
              </w:divBdr>
            </w:div>
          </w:divsChild>
        </w:div>
        <w:div w:id="236525601">
          <w:marLeft w:val="0"/>
          <w:marRight w:val="0"/>
          <w:marTop w:val="0"/>
          <w:marBottom w:val="0"/>
          <w:divBdr>
            <w:top w:val="none" w:sz="0" w:space="0" w:color="auto"/>
            <w:left w:val="none" w:sz="0" w:space="0" w:color="auto"/>
            <w:bottom w:val="none" w:sz="0" w:space="0" w:color="auto"/>
            <w:right w:val="none" w:sz="0" w:space="0" w:color="auto"/>
          </w:divBdr>
          <w:divsChild>
            <w:div w:id="629939429">
              <w:marLeft w:val="0"/>
              <w:marRight w:val="0"/>
              <w:marTop w:val="0"/>
              <w:marBottom w:val="0"/>
              <w:divBdr>
                <w:top w:val="none" w:sz="0" w:space="0" w:color="auto"/>
                <w:left w:val="none" w:sz="0" w:space="0" w:color="auto"/>
                <w:bottom w:val="none" w:sz="0" w:space="0" w:color="auto"/>
                <w:right w:val="none" w:sz="0" w:space="0" w:color="auto"/>
              </w:divBdr>
            </w:div>
          </w:divsChild>
        </w:div>
        <w:div w:id="265239475">
          <w:marLeft w:val="0"/>
          <w:marRight w:val="0"/>
          <w:marTop w:val="0"/>
          <w:marBottom w:val="0"/>
          <w:divBdr>
            <w:top w:val="none" w:sz="0" w:space="0" w:color="auto"/>
            <w:left w:val="none" w:sz="0" w:space="0" w:color="auto"/>
            <w:bottom w:val="none" w:sz="0" w:space="0" w:color="auto"/>
            <w:right w:val="none" w:sz="0" w:space="0" w:color="auto"/>
          </w:divBdr>
          <w:divsChild>
            <w:div w:id="1257328943">
              <w:marLeft w:val="0"/>
              <w:marRight w:val="0"/>
              <w:marTop w:val="0"/>
              <w:marBottom w:val="0"/>
              <w:divBdr>
                <w:top w:val="none" w:sz="0" w:space="0" w:color="auto"/>
                <w:left w:val="none" w:sz="0" w:space="0" w:color="auto"/>
                <w:bottom w:val="none" w:sz="0" w:space="0" w:color="auto"/>
                <w:right w:val="none" w:sz="0" w:space="0" w:color="auto"/>
              </w:divBdr>
            </w:div>
          </w:divsChild>
        </w:div>
        <w:div w:id="554975814">
          <w:marLeft w:val="0"/>
          <w:marRight w:val="0"/>
          <w:marTop w:val="0"/>
          <w:marBottom w:val="0"/>
          <w:divBdr>
            <w:top w:val="none" w:sz="0" w:space="0" w:color="auto"/>
            <w:left w:val="none" w:sz="0" w:space="0" w:color="auto"/>
            <w:bottom w:val="none" w:sz="0" w:space="0" w:color="auto"/>
            <w:right w:val="none" w:sz="0" w:space="0" w:color="auto"/>
          </w:divBdr>
          <w:divsChild>
            <w:div w:id="625160713">
              <w:marLeft w:val="0"/>
              <w:marRight w:val="0"/>
              <w:marTop w:val="0"/>
              <w:marBottom w:val="0"/>
              <w:divBdr>
                <w:top w:val="none" w:sz="0" w:space="0" w:color="auto"/>
                <w:left w:val="none" w:sz="0" w:space="0" w:color="auto"/>
                <w:bottom w:val="none" w:sz="0" w:space="0" w:color="auto"/>
                <w:right w:val="none" w:sz="0" w:space="0" w:color="auto"/>
              </w:divBdr>
            </w:div>
          </w:divsChild>
        </w:div>
        <w:div w:id="1075200891">
          <w:marLeft w:val="0"/>
          <w:marRight w:val="0"/>
          <w:marTop w:val="0"/>
          <w:marBottom w:val="0"/>
          <w:divBdr>
            <w:top w:val="none" w:sz="0" w:space="0" w:color="auto"/>
            <w:left w:val="none" w:sz="0" w:space="0" w:color="auto"/>
            <w:bottom w:val="none" w:sz="0" w:space="0" w:color="auto"/>
            <w:right w:val="none" w:sz="0" w:space="0" w:color="auto"/>
          </w:divBdr>
          <w:divsChild>
            <w:div w:id="832142296">
              <w:marLeft w:val="0"/>
              <w:marRight w:val="0"/>
              <w:marTop w:val="0"/>
              <w:marBottom w:val="0"/>
              <w:divBdr>
                <w:top w:val="none" w:sz="0" w:space="0" w:color="auto"/>
                <w:left w:val="none" w:sz="0" w:space="0" w:color="auto"/>
                <w:bottom w:val="none" w:sz="0" w:space="0" w:color="auto"/>
                <w:right w:val="none" w:sz="0" w:space="0" w:color="auto"/>
              </w:divBdr>
            </w:div>
          </w:divsChild>
        </w:div>
        <w:div w:id="1275750005">
          <w:marLeft w:val="0"/>
          <w:marRight w:val="0"/>
          <w:marTop w:val="0"/>
          <w:marBottom w:val="0"/>
          <w:divBdr>
            <w:top w:val="none" w:sz="0" w:space="0" w:color="auto"/>
            <w:left w:val="none" w:sz="0" w:space="0" w:color="auto"/>
            <w:bottom w:val="none" w:sz="0" w:space="0" w:color="auto"/>
            <w:right w:val="none" w:sz="0" w:space="0" w:color="auto"/>
          </w:divBdr>
          <w:divsChild>
            <w:div w:id="1719207945">
              <w:marLeft w:val="0"/>
              <w:marRight w:val="0"/>
              <w:marTop w:val="0"/>
              <w:marBottom w:val="0"/>
              <w:divBdr>
                <w:top w:val="none" w:sz="0" w:space="0" w:color="auto"/>
                <w:left w:val="none" w:sz="0" w:space="0" w:color="auto"/>
                <w:bottom w:val="none" w:sz="0" w:space="0" w:color="auto"/>
                <w:right w:val="none" w:sz="0" w:space="0" w:color="auto"/>
              </w:divBdr>
            </w:div>
          </w:divsChild>
        </w:div>
        <w:div w:id="1302734058">
          <w:marLeft w:val="0"/>
          <w:marRight w:val="0"/>
          <w:marTop w:val="0"/>
          <w:marBottom w:val="0"/>
          <w:divBdr>
            <w:top w:val="none" w:sz="0" w:space="0" w:color="auto"/>
            <w:left w:val="none" w:sz="0" w:space="0" w:color="auto"/>
            <w:bottom w:val="none" w:sz="0" w:space="0" w:color="auto"/>
            <w:right w:val="none" w:sz="0" w:space="0" w:color="auto"/>
          </w:divBdr>
          <w:divsChild>
            <w:div w:id="1505589909">
              <w:marLeft w:val="0"/>
              <w:marRight w:val="0"/>
              <w:marTop w:val="0"/>
              <w:marBottom w:val="0"/>
              <w:divBdr>
                <w:top w:val="none" w:sz="0" w:space="0" w:color="auto"/>
                <w:left w:val="none" w:sz="0" w:space="0" w:color="auto"/>
                <w:bottom w:val="none" w:sz="0" w:space="0" w:color="auto"/>
                <w:right w:val="none" w:sz="0" w:space="0" w:color="auto"/>
              </w:divBdr>
            </w:div>
          </w:divsChild>
        </w:div>
        <w:div w:id="1387879451">
          <w:marLeft w:val="0"/>
          <w:marRight w:val="0"/>
          <w:marTop w:val="0"/>
          <w:marBottom w:val="0"/>
          <w:divBdr>
            <w:top w:val="none" w:sz="0" w:space="0" w:color="auto"/>
            <w:left w:val="none" w:sz="0" w:space="0" w:color="auto"/>
            <w:bottom w:val="none" w:sz="0" w:space="0" w:color="auto"/>
            <w:right w:val="none" w:sz="0" w:space="0" w:color="auto"/>
          </w:divBdr>
          <w:divsChild>
            <w:div w:id="1597324695">
              <w:marLeft w:val="0"/>
              <w:marRight w:val="0"/>
              <w:marTop w:val="0"/>
              <w:marBottom w:val="0"/>
              <w:divBdr>
                <w:top w:val="none" w:sz="0" w:space="0" w:color="auto"/>
                <w:left w:val="none" w:sz="0" w:space="0" w:color="auto"/>
                <w:bottom w:val="none" w:sz="0" w:space="0" w:color="auto"/>
                <w:right w:val="none" w:sz="0" w:space="0" w:color="auto"/>
              </w:divBdr>
            </w:div>
          </w:divsChild>
        </w:div>
        <w:div w:id="1434518901">
          <w:marLeft w:val="0"/>
          <w:marRight w:val="0"/>
          <w:marTop w:val="0"/>
          <w:marBottom w:val="0"/>
          <w:divBdr>
            <w:top w:val="none" w:sz="0" w:space="0" w:color="auto"/>
            <w:left w:val="none" w:sz="0" w:space="0" w:color="auto"/>
            <w:bottom w:val="none" w:sz="0" w:space="0" w:color="auto"/>
            <w:right w:val="none" w:sz="0" w:space="0" w:color="auto"/>
          </w:divBdr>
          <w:divsChild>
            <w:div w:id="1668242711">
              <w:marLeft w:val="0"/>
              <w:marRight w:val="0"/>
              <w:marTop w:val="0"/>
              <w:marBottom w:val="0"/>
              <w:divBdr>
                <w:top w:val="none" w:sz="0" w:space="0" w:color="auto"/>
                <w:left w:val="none" w:sz="0" w:space="0" w:color="auto"/>
                <w:bottom w:val="none" w:sz="0" w:space="0" w:color="auto"/>
                <w:right w:val="none" w:sz="0" w:space="0" w:color="auto"/>
              </w:divBdr>
            </w:div>
          </w:divsChild>
        </w:div>
        <w:div w:id="1504396165">
          <w:marLeft w:val="0"/>
          <w:marRight w:val="0"/>
          <w:marTop w:val="0"/>
          <w:marBottom w:val="0"/>
          <w:divBdr>
            <w:top w:val="none" w:sz="0" w:space="0" w:color="auto"/>
            <w:left w:val="none" w:sz="0" w:space="0" w:color="auto"/>
            <w:bottom w:val="none" w:sz="0" w:space="0" w:color="auto"/>
            <w:right w:val="none" w:sz="0" w:space="0" w:color="auto"/>
          </w:divBdr>
          <w:divsChild>
            <w:div w:id="472525696">
              <w:marLeft w:val="0"/>
              <w:marRight w:val="0"/>
              <w:marTop w:val="0"/>
              <w:marBottom w:val="0"/>
              <w:divBdr>
                <w:top w:val="none" w:sz="0" w:space="0" w:color="auto"/>
                <w:left w:val="none" w:sz="0" w:space="0" w:color="auto"/>
                <w:bottom w:val="none" w:sz="0" w:space="0" w:color="auto"/>
                <w:right w:val="none" w:sz="0" w:space="0" w:color="auto"/>
              </w:divBdr>
            </w:div>
          </w:divsChild>
        </w:div>
        <w:div w:id="1634751742">
          <w:marLeft w:val="0"/>
          <w:marRight w:val="0"/>
          <w:marTop w:val="0"/>
          <w:marBottom w:val="0"/>
          <w:divBdr>
            <w:top w:val="none" w:sz="0" w:space="0" w:color="auto"/>
            <w:left w:val="none" w:sz="0" w:space="0" w:color="auto"/>
            <w:bottom w:val="none" w:sz="0" w:space="0" w:color="auto"/>
            <w:right w:val="none" w:sz="0" w:space="0" w:color="auto"/>
          </w:divBdr>
          <w:divsChild>
            <w:div w:id="658389822">
              <w:marLeft w:val="0"/>
              <w:marRight w:val="0"/>
              <w:marTop w:val="0"/>
              <w:marBottom w:val="0"/>
              <w:divBdr>
                <w:top w:val="none" w:sz="0" w:space="0" w:color="auto"/>
                <w:left w:val="none" w:sz="0" w:space="0" w:color="auto"/>
                <w:bottom w:val="none" w:sz="0" w:space="0" w:color="auto"/>
                <w:right w:val="none" w:sz="0" w:space="0" w:color="auto"/>
              </w:divBdr>
            </w:div>
          </w:divsChild>
        </w:div>
        <w:div w:id="1775898070">
          <w:marLeft w:val="0"/>
          <w:marRight w:val="0"/>
          <w:marTop w:val="0"/>
          <w:marBottom w:val="0"/>
          <w:divBdr>
            <w:top w:val="none" w:sz="0" w:space="0" w:color="auto"/>
            <w:left w:val="none" w:sz="0" w:space="0" w:color="auto"/>
            <w:bottom w:val="none" w:sz="0" w:space="0" w:color="auto"/>
            <w:right w:val="none" w:sz="0" w:space="0" w:color="auto"/>
          </w:divBdr>
          <w:divsChild>
            <w:div w:id="1882859776">
              <w:marLeft w:val="0"/>
              <w:marRight w:val="0"/>
              <w:marTop w:val="0"/>
              <w:marBottom w:val="0"/>
              <w:divBdr>
                <w:top w:val="none" w:sz="0" w:space="0" w:color="auto"/>
                <w:left w:val="none" w:sz="0" w:space="0" w:color="auto"/>
                <w:bottom w:val="none" w:sz="0" w:space="0" w:color="auto"/>
                <w:right w:val="none" w:sz="0" w:space="0" w:color="auto"/>
              </w:divBdr>
            </w:div>
          </w:divsChild>
        </w:div>
        <w:div w:id="1892379863">
          <w:marLeft w:val="0"/>
          <w:marRight w:val="0"/>
          <w:marTop w:val="0"/>
          <w:marBottom w:val="0"/>
          <w:divBdr>
            <w:top w:val="none" w:sz="0" w:space="0" w:color="auto"/>
            <w:left w:val="none" w:sz="0" w:space="0" w:color="auto"/>
            <w:bottom w:val="none" w:sz="0" w:space="0" w:color="auto"/>
            <w:right w:val="none" w:sz="0" w:space="0" w:color="auto"/>
          </w:divBdr>
          <w:divsChild>
            <w:div w:id="1764836206">
              <w:marLeft w:val="0"/>
              <w:marRight w:val="0"/>
              <w:marTop w:val="0"/>
              <w:marBottom w:val="0"/>
              <w:divBdr>
                <w:top w:val="none" w:sz="0" w:space="0" w:color="auto"/>
                <w:left w:val="none" w:sz="0" w:space="0" w:color="auto"/>
                <w:bottom w:val="none" w:sz="0" w:space="0" w:color="auto"/>
                <w:right w:val="none" w:sz="0" w:space="0" w:color="auto"/>
              </w:divBdr>
            </w:div>
          </w:divsChild>
        </w:div>
        <w:div w:id="1982542802">
          <w:marLeft w:val="0"/>
          <w:marRight w:val="0"/>
          <w:marTop w:val="0"/>
          <w:marBottom w:val="0"/>
          <w:divBdr>
            <w:top w:val="none" w:sz="0" w:space="0" w:color="auto"/>
            <w:left w:val="none" w:sz="0" w:space="0" w:color="auto"/>
            <w:bottom w:val="none" w:sz="0" w:space="0" w:color="auto"/>
            <w:right w:val="none" w:sz="0" w:space="0" w:color="auto"/>
          </w:divBdr>
          <w:divsChild>
            <w:div w:id="59069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58751">
      <w:bodyDiv w:val="1"/>
      <w:marLeft w:val="0"/>
      <w:marRight w:val="0"/>
      <w:marTop w:val="0"/>
      <w:marBottom w:val="0"/>
      <w:divBdr>
        <w:top w:val="none" w:sz="0" w:space="0" w:color="auto"/>
        <w:left w:val="none" w:sz="0" w:space="0" w:color="auto"/>
        <w:bottom w:val="none" w:sz="0" w:space="0" w:color="auto"/>
        <w:right w:val="none" w:sz="0" w:space="0" w:color="auto"/>
      </w:divBdr>
    </w:div>
    <w:div w:id="1970435243">
      <w:bodyDiv w:val="1"/>
      <w:marLeft w:val="0"/>
      <w:marRight w:val="0"/>
      <w:marTop w:val="0"/>
      <w:marBottom w:val="0"/>
      <w:divBdr>
        <w:top w:val="none" w:sz="0" w:space="0" w:color="auto"/>
        <w:left w:val="none" w:sz="0" w:space="0" w:color="auto"/>
        <w:bottom w:val="none" w:sz="0" w:space="0" w:color="auto"/>
        <w:right w:val="none" w:sz="0" w:space="0" w:color="auto"/>
      </w:divBdr>
      <w:divsChild>
        <w:div w:id="453720320">
          <w:marLeft w:val="0"/>
          <w:marRight w:val="0"/>
          <w:marTop w:val="0"/>
          <w:marBottom w:val="0"/>
          <w:divBdr>
            <w:top w:val="none" w:sz="0" w:space="0" w:color="auto"/>
            <w:left w:val="none" w:sz="0" w:space="0" w:color="auto"/>
            <w:bottom w:val="none" w:sz="0" w:space="0" w:color="auto"/>
            <w:right w:val="none" w:sz="0" w:space="0" w:color="auto"/>
          </w:divBdr>
        </w:div>
        <w:div w:id="540094965">
          <w:marLeft w:val="0"/>
          <w:marRight w:val="0"/>
          <w:marTop w:val="0"/>
          <w:marBottom w:val="0"/>
          <w:divBdr>
            <w:top w:val="none" w:sz="0" w:space="0" w:color="auto"/>
            <w:left w:val="none" w:sz="0" w:space="0" w:color="auto"/>
            <w:bottom w:val="none" w:sz="0" w:space="0" w:color="auto"/>
            <w:right w:val="none" w:sz="0" w:space="0" w:color="auto"/>
          </w:divBdr>
        </w:div>
        <w:div w:id="1170875800">
          <w:marLeft w:val="0"/>
          <w:marRight w:val="0"/>
          <w:marTop w:val="0"/>
          <w:marBottom w:val="0"/>
          <w:divBdr>
            <w:top w:val="none" w:sz="0" w:space="0" w:color="auto"/>
            <w:left w:val="none" w:sz="0" w:space="0" w:color="auto"/>
            <w:bottom w:val="none" w:sz="0" w:space="0" w:color="auto"/>
            <w:right w:val="none" w:sz="0" w:space="0" w:color="auto"/>
          </w:divBdr>
        </w:div>
        <w:div w:id="1257783135">
          <w:marLeft w:val="0"/>
          <w:marRight w:val="0"/>
          <w:marTop w:val="0"/>
          <w:marBottom w:val="0"/>
          <w:divBdr>
            <w:top w:val="none" w:sz="0" w:space="0" w:color="auto"/>
            <w:left w:val="none" w:sz="0" w:space="0" w:color="auto"/>
            <w:bottom w:val="none" w:sz="0" w:space="0" w:color="auto"/>
            <w:right w:val="none" w:sz="0" w:space="0" w:color="auto"/>
          </w:divBdr>
        </w:div>
        <w:div w:id="1879514081">
          <w:marLeft w:val="0"/>
          <w:marRight w:val="0"/>
          <w:marTop w:val="0"/>
          <w:marBottom w:val="0"/>
          <w:divBdr>
            <w:top w:val="none" w:sz="0" w:space="0" w:color="auto"/>
            <w:left w:val="none" w:sz="0" w:space="0" w:color="auto"/>
            <w:bottom w:val="none" w:sz="0" w:space="0" w:color="auto"/>
            <w:right w:val="none" w:sz="0" w:space="0" w:color="auto"/>
          </w:divBdr>
        </w:div>
      </w:divsChild>
    </w:div>
    <w:div w:id="20019315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confluence.devops.va.gov/display/VAExternal/How+to+Create+an+Architecture+Support+Request" TargetMode="External"/><Relationship Id="rId26" Type="http://schemas.openxmlformats.org/officeDocument/2006/relationships/hyperlink" Target="https://dvagov.sharepoint.com/sites/oitknowledgeservice/KSPublications/Forms/AllItems.aspx?id=%2Fsites%2Foitknowledgeservice%2FKSPublications%2FAuthorization%20Process%20for%20Acceptance%20of%20Risk%20SOP%2Epdf&amp;parent=%2Fsites%2Foitknowledgeservice%2FKSPublications" TargetMode="External"/><Relationship Id="rId39" Type="http://schemas.openxmlformats.org/officeDocument/2006/relationships/hyperlink" Target="https://help.salesforce.com/s/articleView?id=000384651&amp;type=1" TargetMode="External"/><Relationship Id="rId21" Type="http://schemas.openxmlformats.org/officeDocument/2006/relationships/comments" Target="comments.xml"/><Relationship Id="rId34" Type="http://schemas.openxmlformats.org/officeDocument/2006/relationships/hyperlink" Target="https://confluence.devops.va.gov/display/VAExternal/DTC+Standard+Operating+Procedures+for+the+VA+Salesforce+Platform" TargetMode="External"/><Relationship Id="rId42" Type="http://schemas.openxmlformats.org/officeDocument/2006/relationships/hyperlink" Target="https://confluence.devops.va.gov/display/VAExternal/DTC+Salesforce%3A+Features%2C+Licenses+and+Usage" TargetMode="External"/><Relationship Id="rId47" Type="http://schemas.openxmlformats.org/officeDocument/2006/relationships/hyperlink" Target="https://confluence.devops.va.gov/display/VA/VA+Salesforce+Data+Archival+Guide" TargetMode="External"/><Relationship Id="rId50" Type="http://schemas.openxmlformats.org/officeDocument/2006/relationships/hyperlink" Target="https://www.my.sites.va.gov/policy" TargetMode="External"/><Relationship Id="rId55" Type="http://schemas.openxmlformats.org/officeDocument/2006/relationships/hyperlink" Target="https://confluence.devops.va.gov/display/VAExternal/How+to+Create+an+Architecture+Support+Request" TargetMode="External"/><Relationship Id="rId63" Type="http://schemas.openxmlformats.org/officeDocument/2006/relationships/hyperlink" Target="https://confluence.devops.va.gov/display/VAExternal/DTC+Salesforce%3A+Governance+and+Architecture" TargetMode="External"/><Relationship Id="rId68" Type="http://schemas.openxmlformats.org/officeDocument/2006/relationships/hyperlink" Target="https://confluence.devops.va.gov/display/VAExternal/How+to+Create+an+Architecture+Support+Request" TargetMode="External"/><Relationship Id="rId76" Type="http://schemas.openxmlformats.org/officeDocument/2006/relationships/hyperlink" Target="https://dvagov.sharepoint.com/sites/OITECOECCCOM" TargetMode="External"/><Relationship Id="rId84"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confluence.devops.va.gov/display/VAExternal/Procedure-+Connecting+a+Salesforce+Org+to+Splunk+SIEM" TargetMode="External"/><Relationship Id="rId2" Type="http://schemas.openxmlformats.org/officeDocument/2006/relationships/customXml" Target="../customXml/item2.xml"/><Relationship Id="rId16" Type="http://schemas.openxmlformats.org/officeDocument/2006/relationships/hyperlink" Target="https://dvagov.sharepoint.com/sites/DTCSalesForceCoE/Shared%20Documents/SalesForce%20CoE%20Admin%20Area/OLD%20SF%20PI-PMR%20Presentations/2025-03-27-SF%20PMR%20Program%20Status%20April%202025/HLD%20-%20WIP/HLD%20and%20TDD.png" TargetMode="External"/><Relationship Id="rId29" Type="http://schemas.openxmlformats.org/officeDocument/2006/relationships/hyperlink" Target="https://architect.salesforce.com/well-architected/overview" TargetMode="External"/><Relationship Id="rId11" Type="http://schemas.openxmlformats.org/officeDocument/2006/relationships/image" Target="media/image1.jpg"/><Relationship Id="rId24" Type="http://schemas.microsoft.com/office/2018/08/relationships/commentsExtensible" Target="commentsExtensible.xml"/><Relationship Id="rId32" Type="http://schemas.openxmlformats.org/officeDocument/2006/relationships/image" Target="media/image5.jpg"/><Relationship Id="rId37" Type="http://schemas.openxmlformats.org/officeDocument/2006/relationships/hyperlink" Target="https://confluence.devops.va.gov/display/VAExternal/DTC+Technical+Architecture+Guidelines" TargetMode="External"/><Relationship Id="rId40" Type="http://schemas.openxmlformats.org/officeDocument/2006/relationships/hyperlink" Target="https://help.salesforce.com/s/articleView?id=platform.users_licenses_overview.htm&amp;type=5" TargetMode="External"/><Relationship Id="rId45" Type="http://schemas.openxmlformats.org/officeDocument/2006/relationships/hyperlink" Target="https://confluence.devops.va.gov/pages/viewpage.action?pageId=48088812" TargetMode="External"/><Relationship Id="rId53" Type="http://schemas.openxmlformats.org/officeDocument/2006/relationships/hyperlink" Target="https://jira.devops.va.gov/secure/RapidBoard.jspa?rapidView=7187&amp;projectKey=DMARB" TargetMode="External"/><Relationship Id="rId58" Type="http://schemas.openxmlformats.org/officeDocument/2006/relationships/hyperlink" Target="https://confluence.devops.va.gov/display/VAExternal/Nebula+Logger" TargetMode="External"/><Relationship Id="rId66" Type="http://schemas.openxmlformats.org/officeDocument/2006/relationships/hyperlink" Target="https://github.com/jongpie/NebulaLogger" TargetMode="External"/><Relationship Id="rId74" Type="http://schemas.openxmlformats.org/officeDocument/2006/relationships/hyperlink" Target="https://confluence.devops.va.gov/display/VAExternal/Building+Resilient+and+Highly+Available+Applications" TargetMode="External"/><Relationship Id="rId79" Type="http://schemas.openxmlformats.org/officeDocument/2006/relationships/hyperlink" Target="https://dvagov.sharepoint.com/:w:/r/sites/DTCSalesForceCoE/_layouts/15/Doc.aspx?sourcedoc=%7BE9CC4651-29FC-475C-A4AA-CE447960ADB0%7D&amp;file=Appendices.docx&amp;action=default&amp;mobileredirect=true" TargetMode="External"/><Relationship Id="rId5" Type="http://schemas.openxmlformats.org/officeDocument/2006/relationships/numbering" Target="numbering.xml"/><Relationship Id="rId61" Type="http://schemas.openxmlformats.org/officeDocument/2006/relationships/hyperlink" Target="https://confluence.devops.va.gov/display/VAExternal/DTC+Integration" TargetMode="External"/><Relationship Id="rId82" Type="http://schemas.openxmlformats.org/officeDocument/2006/relationships/fontTable" Target="fontTable.xml"/><Relationship Id="rId19" Type="http://schemas.openxmlformats.org/officeDocument/2006/relationships/hyperlink" Target="https://confluence.devops.va.gov/pages/viewpage.action?pageId=38153931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11/relationships/commentsExtended" Target="commentsExtended.xml"/><Relationship Id="rId27" Type="http://schemas.openxmlformats.org/officeDocument/2006/relationships/hyperlink" Target="mailto:%3cblah.blah@va.gov" TargetMode="External"/><Relationship Id="rId30" Type="http://schemas.openxmlformats.org/officeDocument/2006/relationships/hyperlink" Target="https://vaww.vear.ea.oit.va.gov/" TargetMode="External"/><Relationship Id="rId35" Type="http://schemas.openxmlformats.org/officeDocument/2006/relationships/hyperlink" Target="https://confluence.devops.va.gov/display/VAExternal/DTC+Standard+Operating+Procedures+for+the+VA+Salesforce+Platform" TargetMode="External"/><Relationship Id="rId43" Type="http://schemas.openxmlformats.org/officeDocument/2006/relationships/hyperlink" Target="https://digital.va.gov/marketplace/" TargetMode="External"/><Relationship Id="rId48" Type="http://schemas.openxmlformats.org/officeDocument/2006/relationships/hyperlink" Target="https://confluence.devops.va.gov/display/VA/VA+Data+Archival+Strategy+and+Retention+Policy" TargetMode="External"/><Relationship Id="rId56" Type="http://schemas.openxmlformats.org/officeDocument/2006/relationships/hyperlink" Target="https://confluence.devops.va.gov/display/VAExternal/SecRisk+Creation+Standards" TargetMode="External"/><Relationship Id="rId64" Type="http://schemas.openxmlformats.org/officeDocument/2006/relationships/hyperlink" Target="https://dvagov.sharepoint.com/sites/DTCSalesForceCoE/Shared%20Documents/SalesForce%20CoE%20Admin%20Area/OLD%20SF%20PI-PMR%20Presentations/2025-03-27-SF%20PMR%20Program%20Status%20April%202025/HLD%20-%20WIP/Salesforce%20Monitoring%20-%20Dynatrace.pdf" TargetMode="External"/><Relationship Id="rId69" Type="http://schemas.openxmlformats.org/officeDocument/2006/relationships/hyperlink" Target="https://dvagov.sharepoint.com/sites/OITECOECCCOM" TargetMode="External"/><Relationship Id="rId77" Type="http://schemas.openxmlformats.org/officeDocument/2006/relationships/hyperlink" Target="https://confluence.devops.va.gov/display/VAExternal/DTC+Salesforce%3A+Release+Management" TargetMode="External"/><Relationship Id="rId8" Type="http://schemas.openxmlformats.org/officeDocument/2006/relationships/webSettings" Target="webSettings.xml"/><Relationship Id="rId51" Type="http://schemas.openxmlformats.org/officeDocument/2006/relationships/hyperlink" Target="https://confluence.devops.va.gov/display/VAExternal/DTC+Integration" TargetMode="External"/><Relationship Id="rId72" Type="http://schemas.openxmlformats.org/officeDocument/2006/relationships/hyperlink" Target="https://confluence.devops.va.gov/display/VAExternal/DTC+Salesforce%3A+Resiliency+Documentation+Guidance" TargetMode="External"/><Relationship Id="rId80" Type="http://schemas.openxmlformats.org/officeDocument/2006/relationships/header" Target="header3.xml"/><Relationship Id="rId85" Type="http://schemas.microsoft.com/office/2019/05/relationships/documenttasks" Target="documenttasks/documenttasks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dvagov.sharepoint.com/sites/DTCSalesForceCoE/Shared%20Documents/SalesForce%20CoE%20Admin%20Area/OLD%20SF%20PI-PMR%20Presentations/2025-03-27-SF%20PMR%20Program%20Status%20April%202025/HLD%20-%20WIP/Salesforce%20HLD%20Intake%20process%20Milestone.png" TargetMode="External"/><Relationship Id="rId33" Type="http://schemas.openxmlformats.org/officeDocument/2006/relationships/hyperlink" Target="https://confluence.devops.va.gov/display/VAExternal/DTC+Salesforce%3A+Governance+and+Architecture" TargetMode="External"/><Relationship Id="rId38" Type="http://schemas.openxmlformats.org/officeDocument/2006/relationships/hyperlink" Target="https://help.salesforce.com/s/articleView?id=xcloud.admin_monitorresources.htm&amp;type=5" TargetMode="External"/><Relationship Id="rId46" Type="http://schemas.openxmlformats.org/officeDocument/2006/relationships/hyperlink" Target="https://confluence.devops.va.gov/display/VAExternal/DTC+Integration" TargetMode="External"/><Relationship Id="rId59" Type="http://schemas.openxmlformats.org/officeDocument/2006/relationships/hyperlink" Target="https://github.com/jongpie/NebulaLogger" TargetMode="External"/><Relationship Id="rId67" Type="http://schemas.openxmlformats.org/officeDocument/2006/relationships/hyperlink" Target="https://confluence.devops.va.gov/display/VAExternal/DTC+Customer+Success+Center+Team" TargetMode="External"/><Relationship Id="rId20" Type="http://schemas.openxmlformats.org/officeDocument/2006/relationships/hyperlink" Target="https://vaww.vear.ea.oit.va.gov/" TargetMode="External"/><Relationship Id="rId41" Type="http://schemas.openxmlformats.org/officeDocument/2006/relationships/hyperlink" Target="https://confluence.devops.va.gov/display/VAExternal/DTC+Salesforce%3A+License+Management" TargetMode="External"/><Relationship Id="rId54" Type="http://schemas.openxmlformats.org/officeDocument/2006/relationships/hyperlink" Target="https://confluence.devops.va.gov/pages/viewpage.action?pageId=68684141" TargetMode="External"/><Relationship Id="rId62" Type="http://schemas.openxmlformats.org/officeDocument/2006/relationships/hyperlink" Target="https://help.salesforce.com/s/articleView?id=ind.concept_batch_management.htm&amp;type=5" TargetMode="External"/><Relationship Id="rId70" Type="http://schemas.openxmlformats.org/officeDocument/2006/relationships/hyperlink" Target="https://dvagov.sharepoint.com/:b:/r/sites/OITECOECCCOM/Monitoring%20Standards/Monitoring%20Tool%20Standard%20-%20Splunk.pdf?csf=1&amp;web=1&amp;e=lcYKYG" TargetMode="External"/><Relationship Id="rId75" Type="http://schemas.openxmlformats.org/officeDocument/2006/relationships/hyperlink" Target="https://confluence.devops.va.gov/display/VAExternal/DTC+Integration" TargetMode="External"/><Relationship Id="rId83"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microsoft.com/office/2016/09/relationships/commentsIds" Target="commentsIds.xml"/><Relationship Id="rId28" Type="http://schemas.openxmlformats.org/officeDocument/2006/relationships/image" Target="media/image4.jpeg"/><Relationship Id="rId36" Type="http://schemas.openxmlformats.org/officeDocument/2006/relationships/hyperlink" Target="https://confluence.devops.va.gov/display/VAExternal/DTC+Technical+Architecture+Guidelines" TargetMode="External"/><Relationship Id="rId49" Type="http://schemas.openxmlformats.org/officeDocument/2006/relationships/hyperlink" Target="https://confluence.devops.va.gov/display/VAExternal/DTC+Standard+Operating+Procedures+for+the+VA+Salesforce+Platform" TargetMode="External"/><Relationship Id="rId57" Type="http://schemas.openxmlformats.org/officeDocument/2006/relationships/hyperlink" Target="https://developer.salesforce.com/docs/atlas.en-us.platform_events.meta/platform_events/platform_event_limits.htm" TargetMode="External"/><Relationship Id="rId10" Type="http://schemas.openxmlformats.org/officeDocument/2006/relationships/endnotes" Target="endnotes.xml"/><Relationship Id="rId31" Type="http://schemas.openxmlformats.org/officeDocument/2006/relationships/hyperlink" Target="https://confluence.devops.va.gov/display/VAExternal/Policy-+DTC+Policy+for+Managed+Package+Upgrades" TargetMode="External"/><Relationship Id="rId44" Type="http://schemas.openxmlformats.org/officeDocument/2006/relationships/hyperlink" Target="https://vaww.oit.va.gov/services/lcnc-marketplace/development-and-design-resources/salesforce-appexchange-packages/" TargetMode="External"/><Relationship Id="rId52" Type="http://schemas.openxmlformats.org/officeDocument/2006/relationships/hyperlink" Target="https://confluence.devops.va.gov/display/VAExternal/DTC+Integration+Enterprise+API+Inventory" TargetMode="External"/><Relationship Id="rId60" Type="http://schemas.openxmlformats.org/officeDocument/2006/relationships/hyperlink" Target="https://architect.salesforce.com/well-architected/overview" TargetMode="External"/><Relationship Id="rId65" Type="http://schemas.openxmlformats.org/officeDocument/2006/relationships/hyperlink" Target="https://confluence.devops.va.gov/display/VAExternal/Nebula+Logger" TargetMode="External"/><Relationship Id="rId73" Type="http://schemas.openxmlformats.org/officeDocument/2006/relationships/hyperlink" Target="https://confluence.devops.va.gov/display/VA/Department+of+Veterans+Affairs+-+Interdepartmental+Collaborations?preview=%2F46308981%2F46668708%2FBusiness+Continuity+Process+Manual.doc" TargetMode="External"/><Relationship Id="rId78" Type="http://schemas.openxmlformats.org/officeDocument/2006/relationships/hyperlink" Target="https://confluence.devops.va.gov/display/VAExternal/Sandbox+Refresh+Steps+-+Org+Overview" TargetMode="External"/><Relationship Id="rId81" Type="http://schemas.openxmlformats.org/officeDocument/2006/relationships/footer" Target="footer3.xml"/><Relationship Id="rId86" Type="http://schemas.microsoft.com/office/2020/10/relationships/intelligence" Target="intelligence2.xml"/><Relationship Id="R87e9d7b8e5334465" Type="http://schemas.openxmlformats.org/officeDocument/2006/relationships/hyperlink" Target="https://confluence.devops.va.gov/pages/viewpage.action?spaceKey=VAExternal&amp;title=Appeals+Business+Processes" TargetMode="External"/><Relationship Id="rId25" Type="http://schemas.openxmlformats.org/officeDocument/2006/relationships/image" Target="media/image6.png"/><Relationship Id="rId87"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26826139-A82E-4E7A-A447-FFB51528F506}">
    <t:Anchor>
      <t:Comment id="1744786544"/>
    </t:Anchor>
    <t:History>
      <t:Event id="{D25490A3-EF2D-4DD8-8C03-EB4193802801}" time="2025-02-11T19:34:20.712Z">
        <t:Attribution userId="S::stuart.bernstein@va.gov::8aa568c1-c88d-41f8-bce0-b0ad886630d7" userProvider="AD" userName="Bernstein, Stuart L."/>
        <t:Anchor>
          <t:Comment id="1744786544"/>
        </t:Anchor>
        <t:Create/>
      </t:Event>
      <t:Event id="{138C34DA-6C81-48C8-A9BF-808D0F039A46}" time="2025-02-11T19:34:20.712Z">
        <t:Attribution userId="S::stuart.bernstein@va.gov::8aa568c1-c88d-41f8-bce0-b0ad886630d7" userProvider="AD" userName="Bernstein, Stuart L."/>
        <t:Anchor>
          <t:Comment id="1744786544"/>
        </t:Anchor>
        <t:Assign userId="S::Benjamin.Ellington@va.gov::ccbf0f9b-3ef2-42d9-87e3-cf0847c1544b" userProvider="AD" userName="Ellington, Benjamin T."/>
      </t:Event>
      <t:Event id="{4C884F4A-CCE2-4B06-BC99-382031CDD477}" time="2025-02-11T19:34:20.712Z">
        <t:Attribution userId="S::stuart.bernstein@va.gov::8aa568c1-c88d-41f8-bce0-b0ad886630d7" userProvider="AD" userName="Bernstein, Stuart L."/>
        <t:Anchor>
          <t:Comment id="1744786544"/>
        </t:Anchor>
        <t:SetTitle title="@Ellington, Benjamin T. - please add link to approved integration coe review? and link to integration coe"/>
      </t:Event>
      <t:Event id="{A58355EC-AB00-434C-B686-6B2D608250A9}" time="2025-04-02T18:07:39.073Z">
        <t:Attribution userId="S::Benjamin.Ellington@va.gov::ccbf0f9b-3ef2-42d9-87e3-cf0847c1544b" userProvider="AD" userName="Ellington, Benjamin T."/>
        <t:Progress percentComplete="100"/>
      </t:Event>
    </t:History>
  </t:Task>
  <t:Task id="{C0F1438F-8FB1-4346-BC0F-18A5CD293D8C}">
    <t:Anchor>
      <t:Comment id="1474449471"/>
    </t:Anchor>
    <t:History>
      <t:Event id="{71BF5FAD-7B47-4875-AF75-DC519EB3CD22}" time="2025-02-11T19:31:18.833Z">
        <t:Attribution userId="S::stuart.bernstein@va.gov::8aa568c1-c88d-41f8-bce0-b0ad886630d7" userProvider="AD" userName="Bernstein, Stuart L."/>
        <t:Anchor>
          <t:Comment id="1474449471"/>
        </t:Anchor>
        <t:Create/>
      </t:Event>
      <t:Event id="{06551768-C2F8-4385-8CF3-1F3684AF54DC}" time="2025-02-11T19:31:18.833Z">
        <t:Attribution userId="S::stuart.bernstein@va.gov::8aa568c1-c88d-41f8-bce0-b0ad886630d7" userProvider="AD" userName="Bernstein, Stuart L."/>
        <t:Anchor>
          <t:Comment id="1474449471"/>
        </t:Anchor>
        <t:Assign userId="S::Benjamin.Ellington@va.gov::ccbf0f9b-3ef2-42d9-87e3-cf0847c1544b" userProvider="AD" userName="Ellington, Benjamin T."/>
      </t:Event>
      <t:Event id="{1F67BFBC-347E-44AA-9C9F-CC5D65D79855}" time="2025-02-11T19:31:18.833Z">
        <t:Attribution userId="S::stuart.bernstein@va.gov::8aa568c1-c88d-41f8-bce0-b0ad886630d7" userProvider="AD" userName="Bernstein, Stuart L."/>
        <t:Anchor>
          <t:Comment id="1474449471"/>
        </t:Anchor>
        <t:SetTitle title="@Ellington, Benjamin T. - We can applications modules here :("/>
      </t:Event>
      <t:Event id="{1B6E6BC0-1C47-412B-9859-A536C98F2EA2}" time="2025-04-04T17:58:10.955Z">
        <t:Attribution userId="S::Benjamin.Ellington@va.gov::ccbf0f9b-3ef2-42d9-87e3-cf0847c1544b" userProvider="AD" userName="Ellington, Benjamin T."/>
        <t:Progress percentComplete="100"/>
      </t:Event>
    </t:History>
  </t:Task>
  <t:Task id="{6053BE11-2F7B-4514-AE91-1480A29BB0CF}">
    <t:Anchor>
      <t:Comment id="1765757702"/>
    </t:Anchor>
    <t:History>
      <t:Event id="{4DB2F7D9-DF5E-43F0-A7ED-8A27E505A19C}" time="2025-05-08T14:23:12.14Z">
        <t:Attribution userId="S::satya.chiruvolu@va.gov::9bd82fb9-bdb3-46d3-b19d-c5e845eea67e" userProvider="AD" userName="Chiruvolu, Satya P. (QUANTUM MANAGEMENT, LLC)"/>
        <t:Anchor>
          <t:Comment id="2140272452"/>
        </t:Anchor>
        <t:Create/>
      </t:Event>
      <t:Event id="{E81426CE-4F4E-4155-AB18-C78663E4499A}" time="2025-05-08T14:23:12.14Z">
        <t:Attribution userId="S::satya.chiruvolu@va.gov::9bd82fb9-bdb3-46d3-b19d-c5e845eea67e" userProvider="AD" userName="Chiruvolu, Satya P. (QUANTUM MANAGEMENT, LLC)"/>
        <t:Anchor>
          <t:Comment id="2140272452"/>
        </t:Anchor>
        <t:Assign userId="S::Vydianath.Iyer@va.gov::bcb09a54-20ee-453c-a490-560c86ecc263" userProvider="AD" userName="Iyer, Vydianath R. (Quantum Management, Llc)"/>
      </t:Event>
      <t:Event id="{C32B788F-174E-430F-B58B-DEA900723FEA}" time="2025-05-08T14:23:12.14Z">
        <t:Attribution userId="S::satya.chiruvolu@va.gov::9bd82fb9-bdb3-46d3-b19d-c5e845eea67e" userProvider="AD" userName="Chiruvolu, Satya P. (QUANTUM MANAGEMENT, LLC)"/>
        <t:Anchor>
          <t:Comment id="2140272452"/>
        </t:Anchor>
        <t:SetTitle title="@Iyer, Vydianath R. (Quantum Management, Llc) This is a snap shot of the existing DTC tool stack. The intent here is to help the SI decide on their app tools. Should there be any toolset outside &amp; this and TRM,, there is a separate process for them to …"/>
      </t:Event>
      <t:Event id="{AFEDD9FA-5B26-4F35-91C9-5FFB5D0C679A}" time="2025-05-12T13:06:15.8Z">
        <t:Attribution userId="S::SATYA.CHIRUVOLU@va.gov::9bd82fb9-bdb3-46d3-b19d-c5e845eea67e" userProvider="AD" userName="Chiruvolu, Satya P. (QUANTUM MANAGEMENT, LLC)"/>
        <t:Progress percentComplete="100"/>
      </t:Event>
    </t:History>
  </t:Task>
  <t:Task id="{C3A94D3B-9640-4A65-A41B-383EBA75CCF0}">
    <t:Anchor>
      <t:Comment id="729484403"/>
    </t:Anchor>
    <t:History>
      <t:Event id="{85574DF4-DB51-4A88-9F88-50369616025C}" time="2025-06-11T20:15:11.795Z">
        <t:Attribution userId="S::stuart.bernstein@va.gov::8aa568c1-c88d-41f8-bce0-b0ad886630d7" userProvider="AD" userName="Bernstein, Stuart L."/>
        <t:Anchor>
          <t:Comment id="729484403"/>
        </t:Anchor>
        <t:Create/>
      </t:Event>
      <t:Event id="{FA53840F-BBA7-414D-A165-2A895A300A6A}" time="2025-06-11T20:15:11.795Z">
        <t:Attribution userId="S::stuart.bernstein@va.gov::8aa568c1-c88d-41f8-bce0-b0ad886630d7" userProvider="AD" userName="Bernstein, Stuart L."/>
        <t:Anchor>
          <t:Comment id="729484403"/>
        </t:Anchor>
        <t:Assign userId="S::Laura.Garrison@va.gov::c99b7b7b-7e4d-4797-8581-3735e5d55900" userProvider="AD" userName="Garrison, Laura (Sprezzatura)"/>
      </t:Event>
      <t:Event id="{812D87B3-4A23-4158-A267-2169A798DCB2}" time="2025-06-11T20:15:11.795Z">
        <t:Attribution userId="S::stuart.bernstein@va.gov::8aa568c1-c88d-41f8-bce0-b0ad886630d7" userProvider="AD" userName="Bernstein, Stuart L."/>
        <t:Anchor>
          <t:Comment id="729484403"/>
        </t:Anchor>
        <t:SetTitle title="@Garrison, Laura (Sprezzatura) - Can you review this section?"/>
      </t:Event>
    </t:History>
  </t:Task>
  <t:Task id="{A8FF46D4-650B-4817-BEC3-2362EA6F41FF}">
    <t:Anchor>
      <t:Comment id="1623006817"/>
    </t:Anchor>
    <t:History>
      <t:Event id="{586F7FFA-963F-4D87-AFBD-0F1A8E1C5601}" time="2025-06-11T20:22:32.68Z">
        <t:Attribution userId="S::stuart.bernstein@va.gov::8aa568c1-c88d-41f8-bce0-b0ad886630d7" userProvider="AD" userName="Bernstein, Stuart L."/>
        <t:Anchor>
          <t:Comment id="1623006817"/>
        </t:Anchor>
        <t:Create/>
      </t:Event>
      <t:Event id="{FA93C2F5-F9D0-47C9-BA7B-F7A59889D917}" time="2025-06-11T20:22:32.68Z">
        <t:Attribution userId="S::stuart.bernstein@va.gov::8aa568c1-c88d-41f8-bce0-b0ad886630d7" userProvider="AD" userName="Bernstein, Stuart L."/>
        <t:Anchor>
          <t:Comment id="1623006817"/>
        </t:Anchor>
        <t:Assign userId="S::Sara.Cohen2@va.gov::e9e78160-22c5-42b6-80eb-af1e41b00961" userProvider="AD" userName="Cohen, Sara L. (Quantum Management, Llc)"/>
      </t:Event>
      <t:Event id="{48434719-0DE4-4614-95B8-7EA4A6F5EB49}" time="2025-06-11T20:22:32.68Z">
        <t:Attribution userId="S::stuart.bernstein@va.gov::8aa568c1-c88d-41f8-bce0-b0ad886630d7" userProvider="AD" userName="Bernstein, Stuart L."/>
        <t:Anchor>
          <t:Comment id="1623006817"/>
        </t:Anchor>
        <t:SetTitle title="@Cohen, Sara L. (Quantum Management, Llc) - Don't need this line."/>
      </t:Event>
    </t:History>
  </t:Task>
  <t:Task id="{89073F08-EF75-4744-889B-F1DD6AB43375}">
    <t:Anchor>
      <t:Comment id="136416942"/>
    </t:Anchor>
    <t:History>
      <t:Event id="{3512941C-137E-48AE-8D48-1A65DDB29D4B}" time="2025-06-11T20:27:51.015Z">
        <t:Attribution userId="S::stuart.bernstein@va.gov::8aa568c1-c88d-41f8-bce0-b0ad886630d7" userProvider="AD" userName="Bernstein, Stuart L."/>
        <t:Anchor>
          <t:Comment id="136416942"/>
        </t:Anchor>
        <t:Create/>
      </t:Event>
      <t:Event id="{9751586B-EA9E-46D2-83F1-C93061371CA9}" time="2025-06-11T20:27:51.015Z">
        <t:Attribution userId="S::stuart.bernstein@va.gov::8aa568c1-c88d-41f8-bce0-b0ad886630d7" userProvider="AD" userName="Bernstein, Stuart L."/>
        <t:Anchor>
          <t:Comment id="136416942"/>
        </t:Anchor>
        <t:Assign userId="S::Sara.Cohen2@va.gov::e9e78160-22c5-42b6-80eb-af1e41b00961" userProvider="AD" userName="Cohen, Sara L. (Quantum Management, Llc)"/>
      </t:Event>
      <t:Event id="{AAD25794-9C45-49E2-86E9-C4A0E8EEBFF1}" time="2025-06-11T20:27:51.015Z">
        <t:Attribution userId="S::stuart.bernstein@va.gov::8aa568c1-c88d-41f8-bce0-b0ad886630d7" userProvider="AD" userName="Bernstein, Stuart L."/>
        <t:Anchor>
          <t:Comment id="136416942"/>
        </t:Anchor>
        <t:SetTitle title="@Cohen, Sara L. (Quantum Management, Llc) - This should say the DTC will run data loader for data migration for all dtc owned environment."/>
      </t:Event>
      <t:Event id="{56DD2343-3E18-4D3D-9FC5-958FFDF758C2}" time="2025-06-11T20:30:48.322Z">
        <t:Attribution userId="S::sara.cohen2@va.gov::e9e78160-22c5-42b6-80eb-af1e41b00961" userProvider="AD" userName="Cohen, Lynn (Quantum Management, Llc)"/>
        <t:Anchor>
          <t:Comment id="1798805054"/>
        </t:Anchor>
        <t:UnassignAll/>
      </t:Event>
      <t:Event id="{A7A19290-4EDA-4CF6-A794-B8A68FBF2211}" time="2025-06-11T20:30:48.322Z">
        <t:Attribution userId="S::sara.cohen2@va.gov::e9e78160-22c5-42b6-80eb-af1e41b00961" userProvider="AD" userName="Cohen, Lynn (Quantum Management, Llc)"/>
        <t:Anchor>
          <t:Comment id="1798805054"/>
        </t:Anchor>
        <t:Assign userId="S::Stuart.Bernstein@va.gov::8aa568c1-c88d-41f8-bce0-b0ad886630d7" userProvider="AD" userName="Bernstein, Stuart L."/>
      </t:Event>
      <t:Event id="{E6D8E7BD-8486-45B5-9100-0FF886925AAD}" time="2025-06-11T20:52:31.234Z">
        <t:Attribution userId="S::sara.cohen2@va.gov::e9e78160-22c5-42b6-80eb-af1e41b00961" userProvider="AD" userName="Cohen, Lynn (Quantum Management, Llc)"/>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56210f03-527f-4efa-a1a5-0813853b78a4">
      <Terms xmlns="http://schemas.microsoft.com/office/infopath/2007/PartnerControls"/>
    </lcf76f155ced4ddcb4097134ff3c332f>
    <TaxCatchAll xmlns="48fa5da1-ae82-45d9-b7ce-58232ed6389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6C4E474D56AF04DA9F359E768F0C22C" ma:contentTypeVersion="15" ma:contentTypeDescription="Create a new document." ma:contentTypeScope="" ma:versionID="c773d0986bf8da0f499110434c2b4340">
  <xsd:schema xmlns:xsd="http://www.w3.org/2001/XMLSchema" xmlns:xs="http://www.w3.org/2001/XMLSchema" xmlns:p="http://schemas.microsoft.com/office/2006/metadata/properties" xmlns:ns1="http://schemas.microsoft.com/sharepoint/v3" xmlns:ns2="56210f03-527f-4efa-a1a5-0813853b78a4" xmlns:ns3="48fa5da1-ae82-45d9-b7ce-58232ed6389d" targetNamespace="http://schemas.microsoft.com/office/2006/metadata/properties" ma:root="true" ma:fieldsID="466fe27e2e1262caf4ee8cde64be7965" ns1:_="" ns2:_="" ns3:_="">
    <xsd:import namespace="http://schemas.microsoft.com/sharepoint/v3"/>
    <xsd:import namespace="56210f03-527f-4efa-a1a5-0813853b78a4"/>
    <xsd:import namespace="48fa5da1-ae82-45d9-b7ce-58232ed6389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210f03-527f-4efa-a1a5-0813853b78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fa5da1-ae82-45d9-b7ce-58232ed6389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57ea0920-0fb4-4b13-85c2-8218eb5f1e72}" ma:internalName="TaxCatchAll" ma:showField="CatchAllData" ma:web="48fa5da1-ae82-45d9-b7ce-58232ed638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5CC87A-5473-4CA6-8089-C6176F91077C}">
  <ds:schemaRefs>
    <ds:schemaRef ds:uri="http://schemas.microsoft.com/office/2006/metadata/properties"/>
    <ds:schemaRef ds:uri="http://schemas.microsoft.com/office/infopath/2007/PartnerControls"/>
    <ds:schemaRef ds:uri="http://schemas.microsoft.com/sharepoint/v3"/>
    <ds:schemaRef ds:uri="56210f03-527f-4efa-a1a5-0813853b78a4"/>
    <ds:schemaRef ds:uri="48fa5da1-ae82-45d9-b7ce-58232ed6389d"/>
  </ds:schemaRefs>
</ds:datastoreItem>
</file>

<file path=customXml/itemProps2.xml><?xml version="1.0" encoding="utf-8"?>
<ds:datastoreItem xmlns:ds="http://schemas.openxmlformats.org/officeDocument/2006/customXml" ds:itemID="{F475E231-6A4A-4008-ACAF-9F93B28F9AFB}">
  <ds:schemaRefs>
    <ds:schemaRef ds:uri="http://schemas.openxmlformats.org/officeDocument/2006/bibliography"/>
  </ds:schemaRefs>
</ds:datastoreItem>
</file>

<file path=customXml/itemProps3.xml><?xml version="1.0" encoding="utf-8"?>
<ds:datastoreItem xmlns:ds="http://schemas.openxmlformats.org/officeDocument/2006/customXml" ds:itemID="{AE923987-DA97-448C-A146-35BA28079F29}">
  <ds:schemaRefs>
    <ds:schemaRef ds:uri="http://schemas.microsoft.com/sharepoint/v3/contenttype/forms"/>
  </ds:schemaRefs>
</ds:datastoreItem>
</file>

<file path=customXml/itemProps4.xml><?xml version="1.0" encoding="utf-8"?>
<ds:datastoreItem xmlns:ds="http://schemas.openxmlformats.org/officeDocument/2006/customXml" ds:itemID="{B4EEF468-C4E3-46A3-9241-1E1CFB7817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6210f03-527f-4efa-a1a5-0813853b78a4"/>
    <ds:schemaRef ds:uri="48fa5da1-ae82-45d9-b7ce-58232ed638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Chiruvolu, Satya P. (QUANTUM MANAGEMENT, LLC)</dc:creator>
  <keywords/>
  <lastModifiedBy>Simpson, Svatka (IBM)</lastModifiedBy>
  <revision>294</revision>
  <dcterms:created xsi:type="dcterms:W3CDTF">2025-05-14T13:55:00.0000000Z</dcterms:created>
  <dcterms:modified xsi:type="dcterms:W3CDTF">2026-01-23T16:25:43.2517629Z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0x010100B6C4E474D56AF04DA9F359E768F0C22C</vt:lpwstr>
  </property>
  <property fmtid="{D5CDD505-2E9C-101B-9397-08002B2CF9AE}" pid="3" name="MediaServiceImageTags">
    <vt:lpwstr/>
  </property>
</Properties>
</file>